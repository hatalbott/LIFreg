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F6B7C" w14:textId="77777777" w:rsidR="003730CF" w:rsidRPr="00DD75E7" w:rsidRDefault="003730CF" w:rsidP="00AA3962">
      <w:pPr>
        <w:pStyle w:val="Heading1"/>
      </w:pPr>
      <w:bookmarkStart w:id="0" w:name="_Toc465190624"/>
      <w:r w:rsidRPr="00DD75E7">
        <w:t>Title page</w:t>
      </w:r>
      <w:r w:rsidR="00685428" w:rsidRPr="00DD75E7">
        <w:t xml:space="preserve"> </w:t>
      </w:r>
    </w:p>
    <w:p w14:paraId="5CEB66C3" w14:textId="77777777" w:rsidR="003730CF" w:rsidRPr="00DD75E7" w:rsidRDefault="00176D68" w:rsidP="00AA3962">
      <w:pPr>
        <w:pStyle w:val="Heading2-NoNumbers"/>
        <w:rPr>
          <w:rFonts w:eastAsia="Times New Roman"/>
        </w:rPr>
      </w:pPr>
      <w:r>
        <w:rPr>
          <w:rFonts w:eastAsia="Times New Roman"/>
        </w:rPr>
        <w:t>Title:</w:t>
      </w:r>
    </w:p>
    <w:p w14:paraId="4DD22446" w14:textId="2BE039F2" w:rsidR="00A41E20" w:rsidRPr="00ED6BBA" w:rsidRDefault="00B54353">
      <w:pPr>
        <w:ind w:firstLine="0"/>
        <w:rPr>
          <w:sz w:val="24"/>
          <w:szCs w:val="24"/>
          <w:rPrChange w:id="1" w:author="Jon Hennebold" w:date="2020-05-28T14:56:00Z">
            <w:rPr/>
          </w:rPrChange>
        </w:rPr>
        <w:pPrChange w:id="2" w:author="Jon Hennebold" w:date="2020-05-28T14:56:00Z">
          <w:pPr/>
        </w:pPrChange>
      </w:pPr>
      <w:r w:rsidRPr="00ED6BBA">
        <w:rPr>
          <w:sz w:val="24"/>
          <w:szCs w:val="24"/>
          <w:rPrChange w:id="3" w:author="Jon Hennebold" w:date="2020-05-28T14:56:00Z">
            <w:rPr/>
          </w:rPrChange>
        </w:rPr>
        <w:t xml:space="preserve">Gonadotropin and Oxygen Regulation of Leukemia Inhibitory Factor Secretion from Rhesus </w:t>
      </w:r>
      <w:r w:rsidR="008D1CDD" w:rsidRPr="00ED6BBA">
        <w:rPr>
          <w:sz w:val="24"/>
          <w:szCs w:val="24"/>
          <w:rPrChange w:id="4" w:author="Jon Hennebold" w:date="2020-05-28T14:56:00Z">
            <w:rPr/>
          </w:rPrChange>
        </w:rPr>
        <w:t>M</w:t>
      </w:r>
      <w:r w:rsidR="00D6709D" w:rsidRPr="00ED6BBA">
        <w:rPr>
          <w:sz w:val="24"/>
          <w:szCs w:val="24"/>
          <w:rPrChange w:id="5" w:author="Jon Hennebold" w:date="2020-05-28T14:56:00Z">
            <w:rPr/>
          </w:rPrChange>
        </w:rPr>
        <w:t xml:space="preserve">acaque </w:t>
      </w:r>
      <w:r w:rsidRPr="00ED6BBA">
        <w:rPr>
          <w:sz w:val="24"/>
          <w:szCs w:val="24"/>
          <w:rPrChange w:id="6" w:author="Jon Hennebold" w:date="2020-05-28T14:56:00Z">
            <w:rPr/>
          </w:rPrChange>
        </w:rPr>
        <w:t>Granulosa Cells</w:t>
      </w:r>
    </w:p>
    <w:p w14:paraId="11C67EAE" w14:textId="77777777" w:rsidR="00A521CA" w:rsidRPr="00ED6BBA" w:rsidRDefault="00A521CA" w:rsidP="00056D06">
      <w:pPr>
        <w:rPr>
          <w:sz w:val="24"/>
          <w:szCs w:val="24"/>
          <w:vertAlign w:val="superscript"/>
          <w:rPrChange w:id="7" w:author="Jon Hennebold" w:date="2020-05-28T14:56:00Z">
            <w:rPr>
              <w:vertAlign w:val="superscript"/>
            </w:rPr>
          </w:rPrChange>
        </w:rPr>
      </w:pPr>
      <w:r w:rsidRPr="00ED6BBA">
        <w:rPr>
          <w:rStyle w:val="Emphasis"/>
          <w:color w:val="2A2A2A"/>
          <w:sz w:val="24"/>
          <w:szCs w:val="24"/>
          <w:bdr w:val="none" w:sz="0" w:space="0" w:color="auto" w:frame="1"/>
          <w:shd w:val="clear" w:color="auto" w:fill="FFFFFF"/>
          <w:rPrChange w:id="8" w:author="Jon Hennebold" w:date="2020-05-28T14:56:00Z">
            <w:rPr>
              <w:rStyle w:val="Emphasis"/>
              <w:color w:val="2A2A2A"/>
              <w:sz w:val="28"/>
              <w:szCs w:val="28"/>
              <w:bdr w:val="none" w:sz="0" w:space="0" w:color="auto" w:frame="1"/>
              <w:shd w:val="clear" w:color="auto" w:fill="FFFFFF"/>
            </w:rPr>
          </w:rPrChange>
        </w:rPr>
        <w:t>Title</w:t>
      </w:r>
      <w:r w:rsidRPr="00ED6BBA">
        <w:rPr>
          <w:color w:val="2A2A2A"/>
          <w:sz w:val="24"/>
          <w:szCs w:val="24"/>
          <w:shd w:val="clear" w:color="auto" w:fill="FFFFFF"/>
          <w:rPrChange w:id="9" w:author="Jon Hennebold" w:date="2020-05-28T14:56:00Z">
            <w:rPr>
              <w:color w:val="2A2A2A"/>
              <w:sz w:val="28"/>
              <w:szCs w:val="28"/>
              <w:shd w:val="clear" w:color="auto" w:fill="FFFFFF"/>
            </w:rPr>
          </w:rPrChange>
        </w:rPr>
        <w:t>: State the key point of the manuscript. Indicate the species studied and avoid uncommon abbreviations. Maximum 120 characters including spaces.</w:t>
      </w:r>
    </w:p>
    <w:p w14:paraId="06F6863F" w14:textId="77777777" w:rsidR="00A41E20" w:rsidRPr="00ED6BBA" w:rsidRDefault="00CA0F37" w:rsidP="00AA3962">
      <w:pPr>
        <w:pStyle w:val="Heading2-NoNumbers"/>
        <w:rPr>
          <w:szCs w:val="24"/>
        </w:rPr>
      </w:pPr>
      <w:r w:rsidRPr="00ED6BBA">
        <w:rPr>
          <w:rStyle w:val="Heading3Char"/>
          <w:rFonts w:cstheme="minorHAnsi"/>
          <w:b/>
          <w:szCs w:val="24"/>
          <w:rPrChange w:id="10" w:author="Jon Hennebold" w:date="2020-05-28T14:56:00Z">
            <w:rPr>
              <w:rStyle w:val="Heading3Char"/>
              <w:rFonts w:cstheme="minorHAnsi"/>
              <w:b/>
              <w:sz w:val="22"/>
              <w:szCs w:val="22"/>
            </w:rPr>
          </w:rPrChange>
        </w:rPr>
        <w:t>Authors:</w:t>
      </w:r>
    </w:p>
    <w:p w14:paraId="3A88D8BB" w14:textId="257EBB14" w:rsidR="00A41E20" w:rsidRPr="00ED6BBA" w:rsidRDefault="00CA0F37">
      <w:pPr>
        <w:ind w:firstLine="0"/>
        <w:rPr>
          <w:sz w:val="24"/>
          <w:szCs w:val="24"/>
          <w:vertAlign w:val="superscript"/>
          <w:rPrChange w:id="11" w:author="Jon Hennebold" w:date="2020-05-28T14:56:00Z">
            <w:rPr>
              <w:vertAlign w:val="superscript"/>
            </w:rPr>
          </w:rPrChange>
        </w:rPr>
        <w:pPrChange w:id="12" w:author="Jon Hennebold" w:date="2020-05-28T14:56:00Z">
          <w:pPr/>
        </w:pPrChange>
      </w:pPr>
      <w:r w:rsidRPr="00ED6BBA">
        <w:rPr>
          <w:sz w:val="24"/>
          <w:szCs w:val="24"/>
          <w:rPrChange w:id="13" w:author="Jon Hennebold" w:date="2020-05-28T14:56:00Z">
            <w:rPr/>
          </w:rPrChange>
        </w:rPr>
        <w:t xml:space="preserve">Heather A. Talbott </w:t>
      </w:r>
      <w:ins w:id="14" w:author="Jon Hennebold" w:date="2020-05-28T14:59:00Z">
        <w:r w:rsidR="00ED6BBA">
          <w:rPr>
            <w:sz w:val="24"/>
            <w:szCs w:val="24"/>
            <w:vertAlign w:val="superscript"/>
          </w:rPr>
          <w:t>1</w:t>
        </w:r>
      </w:ins>
      <w:del w:id="15" w:author="Jon Hennebold" w:date="2020-05-28T14:59:00Z">
        <w:r w:rsidR="00B54353" w:rsidRPr="00ED6BBA" w:rsidDel="00ED6BBA">
          <w:rPr>
            <w:sz w:val="24"/>
            <w:szCs w:val="24"/>
            <w:vertAlign w:val="superscript"/>
            <w:rPrChange w:id="16" w:author="Jon Hennebold" w:date="2020-05-28T14:56:00Z">
              <w:rPr>
                <w:vertAlign w:val="superscript"/>
              </w:rPr>
            </w:rPrChange>
          </w:rPr>
          <w:delText>a</w:delText>
        </w:r>
      </w:del>
      <w:ins w:id="17" w:author="Jon Hennebold" w:date="2020-05-28T14:58:00Z">
        <w:r w:rsidR="00ED6BBA">
          <w:rPr>
            <w:sz w:val="24"/>
            <w:szCs w:val="24"/>
            <w:vertAlign w:val="superscript"/>
          </w:rPr>
          <w:t xml:space="preserve">, </w:t>
        </w:r>
        <w:r w:rsidR="00ED6BBA">
          <w:rPr>
            <w:sz w:val="24"/>
            <w:szCs w:val="24"/>
          </w:rPr>
          <w:t>*</w:t>
        </w:r>
      </w:ins>
      <w:r w:rsidRPr="00ED6BBA">
        <w:rPr>
          <w:sz w:val="24"/>
          <w:szCs w:val="24"/>
          <w:rPrChange w:id="18" w:author="Jon Hennebold" w:date="2020-05-28T14:56:00Z">
            <w:rPr/>
          </w:rPrChange>
        </w:rPr>
        <w:t xml:space="preserve">, </w:t>
      </w:r>
      <w:r w:rsidR="00B54353" w:rsidRPr="00ED6BBA">
        <w:rPr>
          <w:sz w:val="24"/>
          <w:szCs w:val="24"/>
          <w:rPrChange w:id="19" w:author="Jon Hennebold" w:date="2020-05-28T14:56:00Z">
            <w:rPr/>
          </w:rPrChange>
        </w:rPr>
        <w:t>Adam Krieg</w:t>
      </w:r>
      <w:ins w:id="20" w:author="Jon Hennebold" w:date="2020-05-28T14:59:00Z">
        <w:r w:rsidR="00ED6BBA">
          <w:rPr>
            <w:sz w:val="24"/>
            <w:szCs w:val="24"/>
            <w:vertAlign w:val="superscript"/>
          </w:rPr>
          <w:t>1</w:t>
        </w:r>
      </w:ins>
      <w:del w:id="21" w:author="Jon Hennebold" w:date="2020-05-28T14:59:00Z">
        <w:r w:rsidR="00B54353" w:rsidRPr="00ED6BBA" w:rsidDel="00ED6BBA">
          <w:rPr>
            <w:sz w:val="24"/>
            <w:szCs w:val="24"/>
            <w:vertAlign w:val="superscript"/>
            <w:rPrChange w:id="22" w:author="Jon Hennebold" w:date="2020-05-28T14:56:00Z">
              <w:rPr>
                <w:vertAlign w:val="superscript"/>
              </w:rPr>
            </w:rPrChange>
          </w:rPr>
          <w:delText>a</w:delText>
        </w:r>
      </w:del>
      <w:proofErr w:type="gramStart"/>
      <w:r w:rsidR="003B6A14" w:rsidRPr="00ED6BBA">
        <w:rPr>
          <w:sz w:val="24"/>
          <w:szCs w:val="24"/>
          <w:vertAlign w:val="superscript"/>
          <w:rPrChange w:id="23" w:author="Jon Hennebold" w:date="2020-05-28T14:56:00Z">
            <w:rPr>
              <w:vertAlign w:val="superscript"/>
            </w:rPr>
          </w:rPrChange>
        </w:rPr>
        <w:t>,</w:t>
      </w:r>
      <w:ins w:id="24" w:author="Jon Hennebold" w:date="2020-05-28T14:59:00Z">
        <w:r w:rsidR="00ED6BBA">
          <w:rPr>
            <w:sz w:val="24"/>
            <w:szCs w:val="24"/>
            <w:vertAlign w:val="superscript"/>
          </w:rPr>
          <w:t>2</w:t>
        </w:r>
      </w:ins>
      <w:proofErr w:type="gramEnd"/>
      <w:del w:id="25" w:author="Jon Hennebold" w:date="2020-05-28T14:59:00Z">
        <w:r w:rsidR="003B6A14" w:rsidRPr="00ED6BBA" w:rsidDel="00ED6BBA">
          <w:rPr>
            <w:sz w:val="24"/>
            <w:szCs w:val="24"/>
            <w:vertAlign w:val="superscript"/>
            <w:rPrChange w:id="26" w:author="Jon Hennebold" w:date="2020-05-28T14:56:00Z">
              <w:rPr>
                <w:vertAlign w:val="superscript"/>
              </w:rPr>
            </w:rPrChange>
          </w:rPr>
          <w:delText>b</w:delText>
        </w:r>
      </w:del>
      <w:r w:rsidR="00B54353" w:rsidRPr="00ED6BBA">
        <w:rPr>
          <w:sz w:val="24"/>
          <w:szCs w:val="24"/>
          <w:rPrChange w:id="27" w:author="Jon Hennebold" w:date="2020-05-28T14:56:00Z">
            <w:rPr/>
          </w:rPrChange>
        </w:rPr>
        <w:t xml:space="preserve">, </w:t>
      </w:r>
      <w:ins w:id="28" w:author="Jon Hennebold" w:date="2020-05-28T14:25:00Z">
        <w:r w:rsidR="008D1CDD" w:rsidRPr="00ED6BBA">
          <w:rPr>
            <w:sz w:val="24"/>
            <w:szCs w:val="24"/>
            <w:rPrChange w:id="29" w:author="Jon Hennebold" w:date="2020-05-28T14:56:00Z">
              <w:rPr/>
            </w:rPrChange>
          </w:rPr>
          <w:t>Sweta Ravisankar</w:t>
        </w:r>
      </w:ins>
      <w:ins w:id="30" w:author="Jon Hennebold" w:date="2020-05-28T15:03:00Z">
        <w:r w:rsidR="00ED6BBA">
          <w:rPr>
            <w:sz w:val="24"/>
            <w:szCs w:val="24"/>
            <w:vertAlign w:val="superscript"/>
          </w:rPr>
          <w:t>1</w:t>
        </w:r>
      </w:ins>
      <w:ins w:id="31" w:author="Jon Hennebold" w:date="2020-05-28T14:25:00Z">
        <w:r w:rsidR="008D1CDD" w:rsidRPr="00ED6BBA">
          <w:rPr>
            <w:sz w:val="24"/>
            <w:szCs w:val="24"/>
            <w:rPrChange w:id="32" w:author="Jon Hennebold" w:date="2020-05-28T14:56:00Z">
              <w:rPr/>
            </w:rPrChange>
          </w:rPr>
          <w:t xml:space="preserve">, </w:t>
        </w:r>
      </w:ins>
      <w:r w:rsidR="00B54353" w:rsidRPr="00ED6BBA">
        <w:rPr>
          <w:sz w:val="24"/>
          <w:szCs w:val="24"/>
          <w:rPrChange w:id="33" w:author="Jon Hennebold" w:date="2020-05-28T14:56:00Z">
            <w:rPr/>
          </w:rPrChange>
        </w:rPr>
        <w:t>John S. Davis</w:t>
      </w:r>
      <w:ins w:id="34" w:author="Jon Hennebold" w:date="2020-05-28T15:03:00Z">
        <w:r w:rsidR="00ED6BBA">
          <w:rPr>
            <w:sz w:val="24"/>
            <w:szCs w:val="24"/>
            <w:vertAlign w:val="superscript"/>
          </w:rPr>
          <w:t xml:space="preserve">3,4 </w:t>
        </w:r>
      </w:ins>
      <w:del w:id="35" w:author="Jon Hennebold" w:date="2020-05-28T15:03:00Z">
        <w:r w:rsidR="00B54353" w:rsidRPr="00ED6BBA" w:rsidDel="00ED6BBA">
          <w:rPr>
            <w:sz w:val="24"/>
            <w:szCs w:val="24"/>
            <w:rPrChange w:id="36" w:author="Jon Hennebold" w:date="2020-05-28T14:56:00Z">
              <w:rPr/>
            </w:rPrChange>
          </w:rPr>
          <w:delText xml:space="preserve"> </w:delText>
        </w:r>
        <w:r w:rsidR="00B54353" w:rsidRPr="00ED6BBA" w:rsidDel="00ED6BBA">
          <w:rPr>
            <w:sz w:val="24"/>
            <w:szCs w:val="24"/>
            <w:vertAlign w:val="superscript"/>
            <w:rPrChange w:id="37" w:author="Jon Hennebold" w:date="2020-05-28T14:56:00Z">
              <w:rPr>
                <w:vertAlign w:val="superscript"/>
              </w:rPr>
            </w:rPrChange>
          </w:rPr>
          <w:delText xml:space="preserve">b,c </w:delText>
        </w:r>
      </w:del>
      <w:r w:rsidR="00B54353" w:rsidRPr="00ED6BBA">
        <w:rPr>
          <w:sz w:val="24"/>
          <w:szCs w:val="24"/>
          <w:rPrChange w:id="38" w:author="Jon Hennebold" w:date="2020-05-28T14:56:00Z">
            <w:rPr/>
          </w:rPrChange>
        </w:rPr>
        <w:t>and Jon Hennebold</w:t>
      </w:r>
      <w:ins w:id="39" w:author="Jon Hennebold" w:date="2020-05-28T15:04:00Z">
        <w:r w:rsidR="00ED6BBA">
          <w:rPr>
            <w:sz w:val="24"/>
            <w:szCs w:val="24"/>
            <w:vertAlign w:val="superscript"/>
          </w:rPr>
          <w:t>1</w:t>
        </w:r>
      </w:ins>
      <w:ins w:id="40" w:author="Jon Hennebold" w:date="2020-05-28T15:05:00Z">
        <w:r w:rsidR="00ED6BBA">
          <w:rPr>
            <w:sz w:val="24"/>
            <w:szCs w:val="24"/>
            <w:vertAlign w:val="superscript"/>
          </w:rPr>
          <w:t>, 2</w:t>
        </w:r>
      </w:ins>
      <w:del w:id="41" w:author="Jon Hennebold" w:date="2020-05-28T15:04:00Z">
        <w:r w:rsidR="00B54353" w:rsidRPr="00ED6BBA" w:rsidDel="00ED6BBA">
          <w:rPr>
            <w:sz w:val="24"/>
            <w:szCs w:val="24"/>
            <w:vertAlign w:val="superscript"/>
            <w:rPrChange w:id="42" w:author="Jon Hennebold" w:date="2020-05-28T14:56:00Z">
              <w:rPr>
                <w:vertAlign w:val="superscript"/>
              </w:rPr>
            </w:rPrChange>
          </w:rPr>
          <w:delText>a</w:delText>
        </w:r>
      </w:del>
    </w:p>
    <w:p w14:paraId="2EEF6077" w14:textId="77777777" w:rsidR="00A521CA" w:rsidRPr="00ED6BBA" w:rsidRDefault="00A521CA" w:rsidP="00056D06">
      <w:pPr>
        <w:rPr>
          <w:sz w:val="24"/>
          <w:szCs w:val="24"/>
          <w:vertAlign w:val="superscript"/>
          <w:rPrChange w:id="43" w:author="Jon Hennebold" w:date="2020-05-28T14:56:00Z">
            <w:rPr>
              <w:vertAlign w:val="superscript"/>
            </w:rPr>
          </w:rPrChange>
        </w:rPr>
      </w:pPr>
      <w:r w:rsidRPr="00ED6BBA">
        <w:rPr>
          <w:rStyle w:val="Emphasis"/>
          <w:color w:val="2A2A2A"/>
          <w:sz w:val="24"/>
          <w:szCs w:val="24"/>
          <w:bdr w:val="none" w:sz="0" w:space="0" w:color="auto" w:frame="1"/>
          <w:shd w:val="clear" w:color="auto" w:fill="FFFFFF"/>
          <w:rPrChange w:id="44" w:author="Jon Hennebold" w:date="2020-05-28T14:56:00Z">
            <w:rPr>
              <w:rStyle w:val="Emphasis"/>
              <w:color w:val="2A2A2A"/>
              <w:sz w:val="28"/>
              <w:szCs w:val="28"/>
              <w:bdr w:val="none" w:sz="0" w:space="0" w:color="auto" w:frame="1"/>
              <w:shd w:val="clear" w:color="auto" w:fill="FFFFFF"/>
            </w:rPr>
          </w:rPrChange>
        </w:rPr>
        <w:t>Authors and affiliations</w:t>
      </w:r>
      <w:r w:rsidRPr="00ED6BBA">
        <w:rPr>
          <w:color w:val="2A2A2A"/>
          <w:sz w:val="24"/>
          <w:szCs w:val="24"/>
          <w:shd w:val="clear" w:color="auto" w:fill="FFFFFF"/>
          <w:rPrChange w:id="45" w:author="Jon Hennebold" w:date="2020-05-28T14:56:00Z">
            <w:rPr>
              <w:color w:val="2A2A2A"/>
              <w:sz w:val="28"/>
              <w:szCs w:val="28"/>
              <w:shd w:val="clear" w:color="auto" w:fill="FFFFFF"/>
            </w:rPr>
          </w:rPrChange>
        </w:rPr>
        <w:t>. List all authors and provide the full name and location of each institution where work was performed. Do not use abbreviations and do not provide street addresses. Use superscript Arabic numerals to key the authors to their institutions.</w:t>
      </w:r>
    </w:p>
    <w:p w14:paraId="3054899A" w14:textId="77777777" w:rsidR="00A41E20" w:rsidRPr="00ED6BBA" w:rsidRDefault="00CA0F37" w:rsidP="00AA3962">
      <w:pPr>
        <w:pStyle w:val="Heading2-NoNumbers"/>
        <w:rPr>
          <w:szCs w:val="24"/>
        </w:rPr>
      </w:pPr>
      <w:r w:rsidRPr="00ED6BBA">
        <w:rPr>
          <w:szCs w:val="24"/>
        </w:rPr>
        <w:t>Affiliations:</w:t>
      </w:r>
    </w:p>
    <w:p w14:paraId="362FA0A7" w14:textId="46B80757" w:rsidR="00B54353" w:rsidRPr="008D4218" w:rsidRDefault="00ED6BBA" w:rsidP="008D4218">
      <w:pPr>
        <w:ind w:firstLine="0"/>
        <w:rPr>
          <w:sz w:val="24"/>
          <w:szCs w:val="24"/>
        </w:rPr>
      </w:pPr>
      <w:ins w:id="46" w:author="Jon Hennebold" w:date="2020-05-28T15:00:00Z">
        <w:r>
          <w:rPr>
            <w:sz w:val="24"/>
            <w:szCs w:val="24"/>
            <w:vertAlign w:val="superscript"/>
          </w:rPr>
          <w:t>1</w:t>
        </w:r>
      </w:ins>
      <w:del w:id="47" w:author="Jon Hennebold" w:date="2020-05-28T15:00:00Z">
        <w:r w:rsidR="00B54353" w:rsidRPr="00ED6BBA" w:rsidDel="00ED6BBA">
          <w:rPr>
            <w:sz w:val="24"/>
            <w:szCs w:val="24"/>
            <w:vertAlign w:val="superscript"/>
            <w:rPrChange w:id="48" w:author="Jon Hennebold" w:date="2020-05-28T14:56:00Z">
              <w:rPr>
                <w:vertAlign w:val="superscript"/>
              </w:rPr>
            </w:rPrChange>
          </w:rPr>
          <w:delText>a</w:delText>
        </w:r>
      </w:del>
      <w:r w:rsidR="00B54353" w:rsidRPr="00ED6BBA">
        <w:rPr>
          <w:sz w:val="24"/>
          <w:szCs w:val="24"/>
          <w:rPrChange w:id="49" w:author="Jon Hennebold" w:date="2020-05-28T14:56:00Z">
            <w:rPr/>
          </w:rPrChange>
        </w:rPr>
        <w:t xml:space="preserve"> Division of </w:t>
      </w:r>
      <w:r w:rsidR="00B54353" w:rsidRPr="008D4218">
        <w:rPr>
          <w:sz w:val="24"/>
          <w:szCs w:val="24"/>
        </w:rPr>
        <w:t xml:space="preserve">Reproductive </w:t>
      </w:r>
      <w:r w:rsidR="008D1CDD" w:rsidRPr="008D4218">
        <w:rPr>
          <w:sz w:val="24"/>
          <w:szCs w:val="24"/>
        </w:rPr>
        <w:t xml:space="preserve">&amp; </w:t>
      </w:r>
      <w:r w:rsidR="00B54353" w:rsidRPr="008D4218">
        <w:rPr>
          <w:sz w:val="24"/>
          <w:szCs w:val="24"/>
        </w:rPr>
        <w:t xml:space="preserve">Developmental Sciences, Oregon National Primate Research Center, Oregon Health </w:t>
      </w:r>
      <w:r w:rsidR="008D1CDD" w:rsidRPr="008D4218">
        <w:rPr>
          <w:sz w:val="24"/>
          <w:szCs w:val="24"/>
        </w:rPr>
        <w:t xml:space="preserve">&amp; </w:t>
      </w:r>
      <w:r w:rsidR="00B54353" w:rsidRPr="008D4218">
        <w:rPr>
          <w:sz w:val="24"/>
          <w:szCs w:val="24"/>
        </w:rPr>
        <w:t xml:space="preserve">Science </w:t>
      </w:r>
      <w:r w:rsidR="00A3497C" w:rsidRPr="008D4218">
        <w:rPr>
          <w:sz w:val="24"/>
          <w:szCs w:val="24"/>
        </w:rPr>
        <w:t>University</w:t>
      </w:r>
      <w:r>
        <w:rPr>
          <w:sz w:val="24"/>
          <w:szCs w:val="24"/>
        </w:rPr>
        <w:t>, Beaverton OR</w:t>
      </w:r>
    </w:p>
    <w:p w14:paraId="4D55FD74" w14:textId="6627AB85" w:rsidR="008D1CDD" w:rsidRPr="00ED6BBA" w:rsidRDefault="00ED6BBA">
      <w:pPr>
        <w:ind w:firstLine="0"/>
        <w:rPr>
          <w:sz w:val="24"/>
          <w:szCs w:val="24"/>
          <w:rPrChange w:id="50" w:author="Jon Hennebold" w:date="2020-05-28T14:56:00Z">
            <w:rPr/>
          </w:rPrChange>
        </w:rPr>
        <w:pPrChange w:id="51" w:author="Jon Hennebold" w:date="2020-05-28T15:01:00Z">
          <w:pPr/>
        </w:pPrChange>
      </w:pPr>
      <w:ins w:id="52" w:author="Jon Hennebold" w:date="2020-05-28T15:00:00Z">
        <w:r w:rsidRPr="00ED6BBA">
          <w:rPr>
            <w:sz w:val="24"/>
            <w:szCs w:val="24"/>
            <w:vertAlign w:val="superscript"/>
            <w:rPrChange w:id="53" w:author="Jon Hennebold" w:date="2020-05-28T15:01:00Z">
              <w:rPr>
                <w:sz w:val="24"/>
                <w:szCs w:val="24"/>
              </w:rPr>
            </w:rPrChange>
          </w:rPr>
          <w:t>2</w:t>
        </w:r>
      </w:ins>
      <w:ins w:id="54" w:author="Jon Hennebold" w:date="2020-05-28T14:26:00Z">
        <w:r w:rsidR="008D1CDD" w:rsidRPr="00ED6BBA">
          <w:rPr>
            <w:sz w:val="24"/>
            <w:szCs w:val="24"/>
            <w:rPrChange w:id="55" w:author="Jon Hennebold" w:date="2020-05-28T14:56:00Z">
              <w:rPr/>
            </w:rPrChange>
          </w:rPr>
          <w:t xml:space="preserve"> </w:t>
        </w:r>
      </w:ins>
      <w:r w:rsidR="008D1CDD" w:rsidRPr="00ED6BBA">
        <w:rPr>
          <w:sz w:val="24"/>
          <w:szCs w:val="24"/>
          <w:rPrChange w:id="56" w:author="Jon Hennebold" w:date="2020-05-28T14:56:00Z">
            <w:rPr/>
          </w:rPrChange>
        </w:rPr>
        <w:t>Department of Obstetrics &amp; G</w:t>
      </w:r>
      <w:r w:rsidR="007B2857" w:rsidRPr="00ED6BBA">
        <w:rPr>
          <w:sz w:val="24"/>
          <w:szCs w:val="24"/>
          <w:rPrChange w:id="57" w:author="Jon Hennebold" w:date="2020-05-28T14:56:00Z">
            <w:rPr/>
          </w:rPrChange>
        </w:rPr>
        <w:t>ynecology</w:t>
      </w:r>
      <w:r w:rsidRPr="00ED6BBA">
        <w:rPr>
          <w:sz w:val="24"/>
          <w:szCs w:val="24"/>
          <w:rPrChange w:id="58" w:author="Jon Hennebold" w:date="2020-05-28T14:56:00Z">
            <w:rPr/>
          </w:rPrChange>
        </w:rPr>
        <w:t xml:space="preserve">, </w:t>
      </w:r>
      <w:r w:rsidRPr="00A8036F">
        <w:rPr>
          <w:sz w:val="24"/>
          <w:szCs w:val="24"/>
        </w:rPr>
        <w:t>Oregon Health &amp; Science University</w:t>
      </w:r>
      <w:r>
        <w:rPr>
          <w:sz w:val="24"/>
          <w:szCs w:val="24"/>
        </w:rPr>
        <w:t>, Portland OR</w:t>
      </w:r>
    </w:p>
    <w:p w14:paraId="5C32F9FD" w14:textId="21354F1F" w:rsidR="00A41E20" w:rsidRPr="008D4218" w:rsidRDefault="00ED6BBA" w:rsidP="008D4218">
      <w:pPr>
        <w:ind w:firstLine="0"/>
        <w:rPr>
          <w:sz w:val="24"/>
          <w:szCs w:val="24"/>
        </w:rPr>
      </w:pPr>
      <w:ins w:id="59" w:author="Jon Hennebold" w:date="2020-05-28T15:00:00Z">
        <w:r>
          <w:rPr>
            <w:sz w:val="24"/>
            <w:szCs w:val="24"/>
            <w:vertAlign w:val="superscript"/>
          </w:rPr>
          <w:t>3</w:t>
        </w:r>
      </w:ins>
      <w:del w:id="60" w:author="Jon Hennebold" w:date="2020-05-28T15:00:00Z">
        <w:r w:rsidR="00CA0F37" w:rsidRPr="00ED6BBA" w:rsidDel="00ED6BBA">
          <w:rPr>
            <w:sz w:val="24"/>
            <w:szCs w:val="24"/>
            <w:vertAlign w:val="superscript"/>
            <w:rPrChange w:id="61" w:author="Jon Hennebold" w:date="2020-05-28T14:56:00Z">
              <w:rPr>
                <w:vertAlign w:val="superscript"/>
              </w:rPr>
            </w:rPrChange>
          </w:rPr>
          <w:delText>a</w:delText>
        </w:r>
      </w:del>
      <w:r w:rsidR="00CA0F37" w:rsidRPr="00ED6BBA">
        <w:rPr>
          <w:sz w:val="24"/>
          <w:szCs w:val="24"/>
          <w:vertAlign w:val="superscript"/>
          <w:rPrChange w:id="62" w:author="Jon Hennebold" w:date="2020-05-28T14:56:00Z">
            <w:rPr>
              <w:vertAlign w:val="superscript"/>
            </w:rPr>
          </w:rPrChange>
        </w:rPr>
        <w:t xml:space="preserve"> </w:t>
      </w:r>
      <w:r w:rsidR="00CA0F37" w:rsidRPr="00ED6BBA">
        <w:rPr>
          <w:sz w:val="24"/>
          <w:szCs w:val="24"/>
          <w:rPrChange w:id="63" w:author="Jon Hennebold" w:date="2020-05-28T14:56:00Z">
            <w:rPr/>
          </w:rPrChange>
        </w:rPr>
        <w:t>Olson Center for Women’s Health</w:t>
      </w:r>
      <w:r w:rsidR="00E55A4D" w:rsidRPr="00ED6BBA">
        <w:rPr>
          <w:sz w:val="24"/>
          <w:szCs w:val="24"/>
          <w:rPrChange w:id="64" w:author="Jon Hennebold" w:date="2020-05-28T14:56:00Z">
            <w:rPr/>
          </w:rPrChange>
        </w:rPr>
        <w:t xml:space="preserve">, Department of </w:t>
      </w:r>
      <w:r w:rsidR="00CA0F37" w:rsidRPr="008D4218">
        <w:rPr>
          <w:sz w:val="24"/>
          <w:szCs w:val="24"/>
        </w:rPr>
        <w:t xml:space="preserve">Obstetrics </w:t>
      </w:r>
      <w:r>
        <w:rPr>
          <w:sz w:val="24"/>
          <w:szCs w:val="24"/>
        </w:rPr>
        <w:t>&amp;</w:t>
      </w:r>
      <w:r w:rsidRPr="008D4218">
        <w:rPr>
          <w:sz w:val="24"/>
          <w:szCs w:val="24"/>
        </w:rPr>
        <w:t xml:space="preserve"> </w:t>
      </w:r>
      <w:r w:rsidR="00CA0F37" w:rsidRPr="008D4218">
        <w:rPr>
          <w:sz w:val="24"/>
          <w:szCs w:val="24"/>
        </w:rPr>
        <w:t>Gynecology, University of Nebraska Medical Center</w:t>
      </w:r>
      <w:r>
        <w:rPr>
          <w:sz w:val="24"/>
          <w:szCs w:val="24"/>
        </w:rPr>
        <w:t>, Omaha NE</w:t>
      </w:r>
    </w:p>
    <w:p w14:paraId="2AAD3827" w14:textId="7D6B8049" w:rsidR="0010508F" w:rsidRDefault="00ED6BBA" w:rsidP="006F5484">
      <w:pPr>
        <w:pStyle w:val="NoSpacing"/>
        <w:spacing w:line="360" w:lineRule="auto"/>
        <w:jc w:val="both"/>
        <w:rPr>
          <w:rFonts w:asciiTheme="minorHAnsi" w:hAnsiTheme="minorHAnsi" w:cstheme="minorHAnsi"/>
          <w:color w:val="000000"/>
          <w:sz w:val="24"/>
          <w:szCs w:val="24"/>
        </w:rPr>
      </w:pPr>
      <w:ins w:id="65" w:author="Jon Hennebold" w:date="2020-05-28T15:02:00Z">
        <w:r>
          <w:rPr>
            <w:rFonts w:asciiTheme="minorHAnsi" w:hAnsiTheme="minorHAnsi" w:cstheme="minorHAnsi"/>
            <w:color w:val="000000"/>
            <w:sz w:val="24"/>
            <w:szCs w:val="24"/>
            <w:vertAlign w:val="superscript"/>
          </w:rPr>
          <w:t>4</w:t>
        </w:r>
      </w:ins>
      <w:del w:id="66" w:author="Jon Hennebold" w:date="2020-05-28T15:02:00Z">
        <w:r w:rsidR="0010508F" w:rsidRPr="00ED6BBA" w:rsidDel="00ED6BBA">
          <w:rPr>
            <w:rFonts w:asciiTheme="minorHAnsi" w:hAnsiTheme="minorHAnsi" w:cstheme="minorHAnsi"/>
            <w:color w:val="000000"/>
            <w:sz w:val="24"/>
            <w:szCs w:val="24"/>
            <w:vertAlign w:val="superscript"/>
            <w:rPrChange w:id="67" w:author="Jon Hennebold" w:date="2020-05-28T14:56:00Z">
              <w:rPr>
                <w:rFonts w:asciiTheme="minorHAnsi" w:hAnsiTheme="minorHAnsi" w:cstheme="minorHAnsi"/>
                <w:color w:val="000000"/>
                <w:sz w:val="22"/>
                <w:szCs w:val="22"/>
                <w:vertAlign w:val="superscript"/>
              </w:rPr>
            </w:rPrChange>
          </w:rPr>
          <w:delText>c</w:delText>
        </w:r>
      </w:del>
      <w:r w:rsidR="0010508F" w:rsidRPr="00ED6BBA">
        <w:rPr>
          <w:rFonts w:asciiTheme="minorHAnsi" w:hAnsiTheme="minorHAnsi" w:cstheme="minorHAnsi"/>
          <w:color w:val="000000"/>
          <w:sz w:val="24"/>
          <w:szCs w:val="24"/>
          <w:vertAlign w:val="superscript"/>
          <w:rPrChange w:id="68" w:author="Jon Hennebold" w:date="2020-05-28T14:56:00Z">
            <w:rPr>
              <w:rFonts w:asciiTheme="minorHAnsi" w:hAnsiTheme="minorHAnsi" w:cstheme="minorHAnsi"/>
              <w:color w:val="000000"/>
              <w:sz w:val="22"/>
              <w:szCs w:val="22"/>
              <w:vertAlign w:val="superscript"/>
            </w:rPr>
          </w:rPrChange>
        </w:rPr>
        <w:t xml:space="preserve"> </w:t>
      </w:r>
      <w:r w:rsidR="0010508F" w:rsidRPr="00ED6BBA">
        <w:rPr>
          <w:rFonts w:asciiTheme="minorHAnsi" w:hAnsiTheme="minorHAnsi" w:cstheme="minorHAnsi"/>
          <w:color w:val="000000"/>
          <w:sz w:val="24"/>
          <w:szCs w:val="24"/>
          <w:rPrChange w:id="69" w:author="Jon Hennebold" w:date="2020-05-28T14:56:00Z">
            <w:rPr>
              <w:rFonts w:asciiTheme="minorHAnsi" w:hAnsiTheme="minorHAnsi" w:cstheme="minorHAnsi"/>
              <w:color w:val="000000"/>
              <w:sz w:val="22"/>
              <w:szCs w:val="22"/>
            </w:rPr>
          </w:rPrChange>
        </w:rPr>
        <w:t xml:space="preserve">Veterans Affairs </w:t>
      </w:r>
      <w:r w:rsidR="00634A5F" w:rsidRPr="00ED6BBA">
        <w:rPr>
          <w:rFonts w:asciiTheme="minorHAnsi" w:hAnsiTheme="minorHAnsi" w:cstheme="minorHAnsi"/>
          <w:color w:val="000000"/>
          <w:sz w:val="24"/>
          <w:szCs w:val="24"/>
          <w:rPrChange w:id="70" w:author="Jon Hennebold" w:date="2020-05-28T14:56:00Z">
            <w:rPr>
              <w:rFonts w:asciiTheme="minorHAnsi" w:hAnsiTheme="minorHAnsi" w:cstheme="minorHAnsi"/>
              <w:color w:val="000000"/>
              <w:sz w:val="22"/>
              <w:szCs w:val="22"/>
            </w:rPr>
          </w:rPrChange>
        </w:rPr>
        <w:t>Nebraska Western Iowa Health C</w:t>
      </w:r>
      <w:r w:rsidR="00E55A4D" w:rsidRPr="00ED6BBA">
        <w:rPr>
          <w:rFonts w:asciiTheme="minorHAnsi" w:hAnsiTheme="minorHAnsi" w:cstheme="minorHAnsi"/>
          <w:color w:val="000000"/>
          <w:sz w:val="24"/>
          <w:szCs w:val="24"/>
          <w:rPrChange w:id="71" w:author="Jon Hennebold" w:date="2020-05-28T14:56:00Z">
            <w:rPr>
              <w:rFonts w:asciiTheme="minorHAnsi" w:hAnsiTheme="minorHAnsi" w:cstheme="minorHAnsi"/>
              <w:color w:val="000000"/>
              <w:sz w:val="22"/>
              <w:szCs w:val="22"/>
            </w:rPr>
          </w:rPrChange>
        </w:rPr>
        <w:t xml:space="preserve">are </w:t>
      </w:r>
      <w:r w:rsidR="00E55A4D" w:rsidRPr="008D4218">
        <w:rPr>
          <w:rFonts w:asciiTheme="minorHAnsi" w:hAnsiTheme="minorHAnsi" w:cstheme="minorHAnsi"/>
          <w:color w:val="000000"/>
          <w:sz w:val="24"/>
          <w:szCs w:val="24"/>
        </w:rPr>
        <w:t>System</w:t>
      </w:r>
      <w:r>
        <w:rPr>
          <w:rFonts w:asciiTheme="minorHAnsi" w:hAnsiTheme="minorHAnsi" w:cstheme="minorHAnsi"/>
          <w:color w:val="000000"/>
          <w:sz w:val="24"/>
          <w:szCs w:val="24"/>
        </w:rPr>
        <w:t>, Omaha NE</w:t>
      </w:r>
    </w:p>
    <w:p w14:paraId="1172B9CD" w14:textId="7741369E" w:rsidR="00ED6BBA" w:rsidRPr="008D4218" w:rsidRDefault="00ED6BBA" w:rsidP="006F5484">
      <w:pPr>
        <w:pStyle w:val="NoSpacing"/>
        <w:spacing w:line="360" w:lineRule="auto"/>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 Current Address: </w:t>
      </w:r>
      <w:r w:rsidR="008D4218">
        <w:rPr>
          <w:rFonts w:asciiTheme="minorHAnsi" w:hAnsiTheme="minorHAnsi" w:cstheme="minorHAnsi"/>
          <w:color w:val="000000"/>
          <w:sz w:val="24"/>
          <w:szCs w:val="24"/>
        </w:rPr>
        <w:t>Wyoming Public Health Laboratories, Cheyenne, WY</w:t>
      </w:r>
    </w:p>
    <w:p w14:paraId="524FF075" w14:textId="77777777" w:rsidR="00A41E20" w:rsidRPr="00DD75E7" w:rsidRDefault="00CA0F37" w:rsidP="00056D06">
      <w:pPr>
        <w:rPr>
          <w:lang w:val="fr-FR"/>
        </w:rPr>
      </w:pPr>
      <w:r w:rsidRPr="00DD75E7">
        <w:rPr>
          <w:lang w:val="fr-FR"/>
        </w:rPr>
        <w:br w:type="page"/>
      </w:r>
    </w:p>
    <w:p w14:paraId="5FC88C7F" w14:textId="77777777" w:rsidR="00A41E20" w:rsidRPr="00DD75E7" w:rsidRDefault="00CA0F37" w:rsidP="00AA3962">
      <w:pPr>
        <w:pStyle w:val="Heading2-NoNumbers"/>
      </w:pPr>
      <w:r w:rsidRPr="00DD75E7">
        <w:lastRenderedPageBreak/>
        <w:t>Footnotes:</w:t>
      </w:r>
    </w:p>
    <w:p w14:paraId="2BC2D5BB" w14:textId="48027F7F" w:rsidR="00A521CA" w:rsidRDefault="00A521CA"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sidRPr="00A521CA">
        <w:rPr>
          <w:rFonts w:ascii="inherit" w:eastAsia="Times New Roman" w:hAnsi="inherit" w:cs="Times New Roman"/>
          <w:i/>
          <w:iCs/>
          <w:color w:val="2A2A2A"/>
          <w:sz w:val="28"/>
          <w:szCs w:val="28"/>
          <w:bdr w:val="none" w:sz="0" w:space="0" w:color="auto" w:frame="1"/>
        </w:rPr>
        <w:t>Grant support</w:t>
      </w:r>
      <w:r w:rsidRPr="00A521CA">
        <w:rPr>
          <w:rFonts w:eastAsia="Times New Roman" w:cs="Times New Roman"/>
          <w:color w:val="2A2A2A"/>
          <w:sz w:val="28"/>
          <w:szCs w:val="28"/>
        </w:rPr>
        <w:t>. In a footnote, indicate financial support including funding agency name(s) and grant or contract numbers where applicable.</w:t>
      </w:r>
    </w:p>
    <w:p w14:paraId="22E206DA" w14:textId="0CD203E3" w:rsidR="00870FB5" w:rsidRPr="00A521CA" w:rsidRDefault="00870FB5"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Pr>
          <w:rFonts w:eastAsia="Times New Roman" w:cs="Times New Roman"/>
          <w:color w:val="2A2A2A"/>
          <w:sz w:val="28"/>
          <w:szCs w:val="28"/>
        </w:rPr>
        <w:t xml:space="preserve">Funding was supported by </w:t>
      </w:r>
      <w:r w:rsidRPr="00870FB5">
        <w:rPr>
          <w:rFonts w:eastAsia="Times New Roman" w:cs="Times New Roman"/>
          <w:color w:val="2A2A2A"/>
          <w:sz w:val="28"/>
          <w:szCs w:val="28"/>
        </w:rPr>
        <w:t>P51OD011092</w:t>
      </w:r>
      <w:r>
        <w:rPr>
          <w:rFonts w:eastAsia="Times New Roman" w:cs="Times New Roman"/>
          <w:color w:val="2A2A2A"/>
          <w:sz w:val="28"/>
          <w:szCs w:val="28"/>
        </w:rPr>
        <w:t xml:space="preserve"> (JDH), </w:t>
      </w:r>
      <w:r w:rsidRPr="00870FB5">
        <w:rPr>
          <w:rFonts w:eastAsia="Times New Roman" w:cs="Times New Roman"/>
          <w:color w:val="2A2A2A"/>
          <w:sz w:val="28"/>
          <w:szCs w:val="28"/>
        </w:rPr>
        <w:t>R01HD020869</w:t>
      </w:r>
      <w:r>
        <w:rPr>
          <w:rFonts w:eastAsia="Times New Roman" w:cs="Times New Roman"/>
          <w:color w:val="2A2A2A"/>
          <w:sz w:val="28"/>
          <w:szCs w:val="28"/>
        </w:rPr>
        <w:t xml:space="preserve"> (JDH), and a Lalor </w:t>
      </w:r>
      <w:r w:rsidR="008D4218">
        <w:rPr>
          <w:rFonts w:eastAsia="Times New Roman" w:cs="Times New Roman"/>
          <w:color w:val="2A2A2A"/>
          <w:sz w:val="28"/>
          <w:szCs w:val="28"/>
        </w:rPr>
        <w:t xml:space="preserve">Foundation Postdoctoral </w:t>
      </w:r>
      <w:r>
        <w:rPr>
          <w:rFonts w:eastAsia="Times New Roman" w:cs="Times New Roman"/>
          <w:color w:val="2A2A2A"/>
          <w:sz w:val="28"/>
          <w:szCs w:val="28"/>
        </w:rPr>
        <w:t xml:space="preserve">Fellowship </w:t>
      </w:r>
      <w:r w:rsidR="008D4218">
        <w:rPr>
          <w:rFonts w:eastAsia="Times New Roman" w:cs="Times New Roman"/>
          <w:color w:val="2A2A2A"/>
          <w:sz w:val="28"/>
          <w:szCs w:val="28"/>
        </w:rPr>
        <w:t>(</w:t>
      </w:r>
      <w:r>
        <w:rPr>
          <w:rFonts w:eastAsia="Times New Roman" w:cs="Times New Roman"/>
          <w:color w:val="2A2A2A"/>
          <w:sz w:val="28"/>
          <w:szCs w:val="28"/>
        </w:rPr>
        <w:t>HAT</w:t>
      </w:r>
      <w:r w:rsidR="008D4218">
        <w:rPr>
          <w:rFonts w:eastAsia="Times New Roman" w:cs="Times New Roman"/>
          <w:color w:val="2A2A2A"/>
          <w:sz w:val="28"/>
          <w:szCs w:val="28"/>
        </w:rPr>
        <w:t>)</w:t>
      </w:r>
      <w:r>
        <w:rPr>
          <w:rFonts w:eastAsia="Times New Roman" w:cs="Times New Roman"/>
          <w:color w:val="2A2A2A"/>
          <w:sz w:val="28"/>
          <w:szCs w:val="28"/>
        </w:rPr>
        <w:t xml:space="preserve">. </w:t>
      </w:r>
      <w:r w:rsidR="001E0CC4">
        <w:rPr>
          <w:rFonts w:eastAsia="Times New Roman" w:cs="Times New Roman"/>
          <w:color w:val="2A2A2A"/>
          <w:sz w:val="28"/>
          <w:szCs w:val="28"/>
        </w:rPr>
        <w:t xml:space="preserve">The ONPRC Assisted Reproductive Technologies (ART) Core is also supported by </w:t>
      </w:r>
      <w:r w:rsidR="001E0CC4" w:rsidRPr="00870FB5">
        <w:rPr>
          <w:rFonts w:eastAsia="Times New Roman" w:cs="Times New Roman"/>
          <w:color w:val="2A2A2A"/>
          <w:sz w:val="28"/>
          <w:szCs w:val="28"/>
        </w:rPr>
        <w:t>P51OD011092</w:t>
      </w:r>
      <w:r w:rsidR="001E0CC4">
        <w:rPr>
          <w:rFonts w:eastAsia="Times New Roman" w:cs="Times New Roman"/>
          <w:color w:val="2A2A2A"/>
          <w:sz w:val="28"/>
          <w:szCs w:val="28"/>
        </w:rPr>
        <w:t>.</w:t>
      </w:r>
    </w:p>
    <w:p w14:paraId="6C8E287E" w14:textId="77777777" w:rsidR="00A521CA" w:rsidRPr="00A521CA" w:rsidRDefault="00A521CA"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sidRPr="00A521CA">
        <w:rPr>
          <w:rFonts w:ascii="inherit" w:eastAsia="Times New Roman" w:hAnsi="inherit" w:cs="Times New Roman"/>
          <w:i/>
          <w:iCs/>
          <w:color w:val="2A2A2A"/>
          <w:sz w:val="28"/>
          <w:szCs w:val="28"/>
          <w:bdr w:val="none" w:sz="0" w:space="0" w:color="auto" w:frame="1"/>
        </w:rPr>
        <w:t>Correspondence</w:t>
      </w:r>
      <w:r w:rsidRPr="00A521CA">
        <w:rPr>
          <w:rFonts w:eastAsia="Times New Roman" w:cs="Times New Roman"/>
          <w:color w:val="2A2A2A"/>
          <w:sz w:val="28"/>
          <w:szCs w:val="28"/>
        </w:rPr>
        <w:t>. In a footnote, provide complete contact information including street address for the corresponding author.</w:t>
      </w:r>
    </w:p>
    <w:p w14:paraId="24B46781" w14:textId="4BF84337" w:rsidR="00A41E20" w:rsidRPr="001E0CC4" w:rsidRDefault="001E0CC4">
      <w:pPr>
        <w:ind w:firstLine="0"/>
        <w:rPr>
          <w:sz w:val="24"/>
          <w:szCs w:val="24"/>
          <w:rPrChange w:id="72" w:author="Jon Hennebold" w:date="2020-05-28T15:18:00Z">
            <w:rPr/>
          </w:rPrChange>
        </w:rPr>
        <w:pPrChange w:id="73" w:author="Jon Hennebold" w:date="2020-05-28T15:17:00Z">
          <w:pPr/>
        </w:pPrChange>
      </w:pPr>
      <w:r w:rsidRPr="001E0CC4">
        <w:rPr>
          <w:sz w:val="24"/>
          <w:szCs w:val="24"/>
          <w:rPrChange w:id="74" w:author="Jon Hennebold" w:date="2020-05-28T15:18:00Z">
            <w:rPr/>
          </w:rPrChange>
        </w:rPr>
        <w:t>Corresponding Author: Jon D. Hennebold, 505 NW 185</w:t>
      </w:r>
      <w:r w:rsidRPr="001E0CC4">
        <w:rPr>
          <w:sz w:val="24"/>
          <w:szCs w:val="24"/>
          <w:vertAlign w:val="superscript"/>
          <w:rPrChange w:id="75" w:author="Jon Hennebold" w:date="2020-05-28T15:18:00Z">
            <w:rPr/>
          </w:rPrChange>
        </w:rPr>
        <w:t>th</w:t>
      </w:r>
      <w:r w:rsidRPr="001E0CC4">
        <w:rPr>
          <w:sz w:val="24"/>
          <w:szCs w:val="24"/>
          <w:rPrChange w:id="76" w:author="Jon Hennebold" w:date="2020-05-28T15:18:00Z">
            <w:rPr/>
          </w:rPrChange>
        </w:rPr>
        <w:t xml:space="preserve"> Ave, Beaverton OR, 97006 email: henneboj@ohsu.edu</w:t>
      </w:r>
    </w:p>
    <w:p w14:paraId="37F391E9" w14:textId="77777777" w:rsidR="00102764" w:rsidRDefault="00176D68" w:rsidP="00AA3962">
      <w:pPr>
        <w:pStyle w:val="Heading2-NoNumbers"/>
      </w:pPr>
      <w:bookmarkStart w:id="77" w:name="_Hlk20400358"/>
      <w:bookmarkStart w:id="78" w:name="_Toc465190625"/>
      <w:bookmarkEnd w:id="0"/>
      <w:r>
        <w:t>Abbreviations:</w:t>
      </w:r>
    </w:p>
    <w:p w14:paraId="16316D84" w14:textId="77777777" w:rsidR="0027223B" w:rsidRPr="00DD75E7" w:rsidRDefault="0027223B"/>
    <w:bookmarkEnd w:id="77"/>
    <w:p w14:paraId="01431A94" w14:textId="77777777" w:rsidR="00A521CA" w:rsidRPr="00DD75E7" w:rsidRDefault="003730CF" w:rsidP="00A521CA">
      <w:pPr>
        <w:pStyle w:val="Heading2-NoNumbers"/>
      </w:pPr>
      <w:r w:rsidRPr="00DD75E7">
        <w:br w:type="page"/>
      </w:r>
      <w:bookmarkStart w:id="79" w:name="_30j0zll" w:colFirst="0" w:colLast="0"/>
      <w:bookmarkStart w:id="80" w:name="_1fob9te" w:colFirst="0" w:colLast="0"/>
      <w:bookmarkEnd w:id="79"/>
      <w:bookmarkEnd w:id="80"/>
      <w:r w:rsidR="00A521CA" w:rsidRPr="00DD75E7">
        <w:rPr>
          <w:rStyle w:val="Heading3Char"/>
          <w:rFonts w:cstheme="minorHAnsi"/>
          <w:b/>
          <w:sz w:val="22"/>
          <w:szCs w:val="22"/>
        </w:rPr>
        <w:lastRenderedPageBreak/>
        <w:t>Running Title:</w:t>
      </w:r>
      <w:r w:rsidR="00A521CA">
        <w:rPr>
          <w:rStyle w:val="Heading2Char"/>
          <w:i w:val="0"/>
        </w:rPr>
        <w:t xml:space="preserve"> </w:t>
      </w:r>
    </w:p>
    <w:p w14:paraId="065F4708" w14:textId="35FFDB0D" w:rsidR="00A521CA" w:rsidRDefault="00E95A5E" w:rsidP="00A521CA">
      <w:pPr>
        <w:pStyle w:val="NoSpacing"/>
        <w:spacing w:line="360" w:lineRule="auto"/>
        <w:jc w:val="both"/>
        <w:rPr>
          <w:rFonts w:asciiTheme="minorHAnsi" w:hAnsiTheme="minorHAnsi" w:cstheme="minorHAnsi"/>
          <w:sz w:val="22"/>
          <w:szCs w:val="22"/>
        </w:rPr>
      </w:pPr>
      <w:r>
        <w:rPr>
          <w:rFonts w:asciiTheme="minorHAnsi" w:hAnsiTheme="minorHAnsi" w:cstheme="minorHAnsi"/>
          <w:sz w:val="22"/>
          <w:szCs w:val="22"/>
        </w:rPr>
        <w:t>Regulation of granulosa cell LIF synthesis</w:t>
      </w:r>
    </w:p>
    <w:p w14:paraId="1034B848" w14:textId="77777777" w:rsidR="00A521CA" w:rsidRPr="00DD75E7" w:rsidRDefault="00A521CA" w:rsidP="00A521CA">
      <w:pPr>
        <w:pStyle w:val="NoSpacing"/>
        <w:spacing w:line="360" w:lineRule="auto"/>
        <w:jc w:val="both"/>
        <w:rPr>
          <w:rFonts w:asciiTheme="minorHAnsi" w:hAnsiTheme="minorHAnsi" w:cstheme="minorHAnsi"/>
          <w:sz w:val="22"/>
          <w:szCs w:val="22"/>
        </w:rPr>
      </w:pPr>
      <w:r>
        <w:rPr>
          <w:rStyle w:val="Emphasis"/>
          <w:color w:val="2A2A2A"/>
          <w:sz w:val="28"/>
          <w:szCs w:val="28"/>
          <w:bdr w:val="none" w:sz="0" w:space="0" w:color="auto" w:frame="1"/>
          <w:shd w:val="clear" w:color="auto" w:fill="FFFFFF"/>
        </w:rPr>
        <w:t>Running title</w:t>
      </w:r>
      <w:r>
        <w:rPr>
          <w:color w:val="2A2A2A"/>
          <w:sz w:val="28"/>
          <w:szCs w:val="28"/>
          <w:shd w:val="clear" w:color="auto" w:fill="FFFFFF"/>
        </w:rPr>
        <w:t>. Provide an abbreviated title (maximum 50 characters including spaces). This will appear on each published page of the article.</w:t>
      </w:r>
    </w:p>
    <w:p w14:paraId="518E4DDF" w14:textId="77777777" w:rsidR="00A521CA" w:rsidRDefault="00A521CA" w:rsidP="00A521CA">
      <w:pPr>
        <w:pStyle w:val="Heading2-NoNumbers"/>
      </w:pPr>
      <w:r>
        <w:t>Summary sentence</w:t>
      </w:r>
    </w:p>
    <w:p w14:paraId="5B4E48EC" w14:textId="77777777" w:rsidR="00A521CA" w:rsidRDefault="00A521CA" w:rsidP="00A521CA">
      <w:r>
        <w:rPr>
          <w:rStyle w:val="Emphasis"/>
          <w:color w:val="2A2A2A"/>
          <w:sz w:val="28"/>
          <w:szCs w:val="28"/>
          <w:bdr w:val="none" w:sz="0" w:space="0" w:color="auto" w:frame="1"/>
          <w:shd w:val="clear" w:color="auto" w:fill="FFFFFF"/>
        </w:rPr>
        <w:t>Summary sentence</w:t>
      </w:r>
      <w:r>
        <w:rPr>
          <w:color w:val="2A2A2A"/>
          <w:sz w:val="28"/>
          <w:szCs w:val="28"/>
          <w:shd w:val="clear" w:color="auto" w:fill="FFFFFF"/>
        </w:rPr>
        <w:t>. Provide a one-sentence statement (maximum 250 characters including spaces) of the key finding reported in the manuscript. Avoid phrases such as "this paper demonstrates…" or "we show that…". This will appear in the Table of Contents and beneath the abstract in the published article.</w:t>
      </w:r>
    </w:p>
    <w:p w14:paraId="65505AC7" w14:textId="77777777" w:rsidR="00A521CA" w:rsidRPr="00DD75E7" w:rsidRDefault="00A521CA" w:rsidP="00A521CA">
      <w:pPr>
        <w:pStyle w:val="Heading2-NoNumbers"/>
      </w:pPr>
      <w:r w:rsidRPr="00DD75E7">
        <w:t xml:space="preserve">Keywords: </w:t>
      </w:r>
    </w:p>
    <w:p w14:paraId="56B7645A" w14:textId="77777777" w:rsidR="00A521CA" w:rsidRPr="00DD75E7" w:rsidRDefault="00A521CA" w:rsidP="00A521CA">
      <w:r>
        <w:rPr>
          <w:rStyle w:val="Emphasis"/>
          <w:color w:val="2A2A2A"/>
          <w:sz w:val="28"/>
          <w:szCs w:val="28"/>
          <w:bdr w:val="none" w:sz="0" w:space="0" w:color="auto" w:frame="1"/>
          <w:shd w:val="clear" w:color="auto" w:fill="FFFFFF"/>
        </w:rPr>
        <w:t>Keywords</w:t>
      </w:r>
      <w:r>
        <w:rPr>
          <w:color w:val="2A2A2A"/>
          <w:sz w:val="28"/>
          <w:szCs w:val="28"/>
          <w:shd w:val="clear" w:color="auto" w:fill="FFFFFF"/>
        </w:rPr>
        <w:t>. Supply up to 10 keywords that are relevant to the work reported in the manuscript. </w:t>
      </w:r>
      <w:r w:rsidRPr="00DD75E7">
        <w:br w:type="page"/>
      </w:r>
    </w:p>
    <w:p w14:paraId="5491A54A" w14:textId="77777777" w:rsidR="00A41E20" w:rsidRDefault="00CA0F37">
      <w:pPr>
        <w:pStyle w:val="Heading1"/>
        <w:rPr>
          <w:rStyle w:val="Heading1Char"/>
          <w:rFonts w:cstheme="minorHAnsi"/>
          <w:b/>
          <w:szCs w:val="22"/>
        </w:rPr>
      </w:pPr>
      <w:r w:rsidRPr="00176D68">
        <w:rPr>
          <w:rStyle w:val="Heading1Char"/>
          <w:rFonts w:cstheme="minorHAnsi"/>
          <w:b/>
          <w:szCs w:val="22"/>
        </w:rPr>
        <w:lastRenderedPageBreak/>
        <w:t>Abstract</w:t>
      </w:r>
      <w:bookmarkEnd w:id="78"/>
      <w:r w:rsidRPr="00176D68">
        <w:rPr>
          <w:rStyle w:val="Heading1Char"/>
          <w:rFonts w:cstheme="minorHAnsi"/>
          <w:b/>
          <w:szCs w:val="22"/>
        </w:rPr>
        <w:t xml:space="preserve"> </w:t>
      </w:r>
      <w:r w:rsidR="00A521CA">
        <w:rPr>
          <w:rStyle w:val="Heading1Char"/>
          <w:rFonts w:cstheme="minorHAnsi"/>
          <w:b/>
          <w:szCs w:val="22"/>
        </w:rPr>
        <w:t>(250 words)</w:t>
      </w:r>
    </w:p>
    <w:p w14:paraId="6C926105" w14:textId="0CD2EE19" w:rsidR="00A65DA7" w:rsidRPr="009605DE" w:rsidRDefault="00594C12" w:rsidP="00A65DA7">
      <w:pPr>
        <w:rPr>
          <w:sz w:val="24"/>
          <w:szCs w:val="24"/>
          <w:rPrChange w:id="81" w:author="Jon Hennebold" w:date="2020-05-28T15:21:00Z">
            <w:rPr/>
          </w:rPrChange>
        </w:rPr>
      </w:pPr>
      <w:r w:rsidRPr="009605DE">
        <w:rPr>
          <w:sz w:val="24"/>
          <w:szCs w:val="24"/>
          <w:rPrChange w:id="82" w:author="Jon Hennebold" w:date="2020-05-28T15:21:00Z">
            <w:rPr/>
          </w:rPrChange>
        </w:rPr>
        <w:t xml:space="preserve">Leukemia inhibitory factor (LIF) is required for rhesus macaque ovulation. However, it is unclear </w:t>
      </w:r>
      <w:r w:rsidR="00425F89">
        <w:rPr>
          <w:sz w:val="24"/>
          <w:szCs w:val="24"/>
        </w:rPr>
        <w:t>which</w:t>
      </w:r>
      <w:r w:rsidR="009605DE">
        <w:rPr>
          <w:sz w:val="24"/>
          <w:szCs w:val="24"/>
        </w:rPr>
        <w:t xml:space="preserve"> cells within the ovarian follicle produce </w:t>
      </w:r>
      <w:r w:rsidRPr="009605DE">
        <w:rPr>
          <w:sz w:val="24"/>
          <w:szCs w:val="24"/>
          <w:rPrChange w:id="83" w:author="Jon Hennebold" w:date="2020-05-28T15:21:00Z">
            <w:rPr/>
          </w:rPrChange>
        </w:rPr>
        <w:t xml:space="preserve">LIF </w:t>
      </w:r>
      <w:r w:rsidR="009605DE">
        <w:rPr>
          <w:sz w:val="24"/>
          <w:szCs w:val="24"/>
        </w:rPr>
        <w:t>and what factors control its synthesis</w:t>
      </w:r>
      <w:r w:rsidRPr="009605DE">
        <w:rPr>
          <w:sz w:val="24"/>
          <w:szCs w:val="24"/>
          <w:rPrChange w:id="84" w:author="Jon Hennebold" w:date="2020-05-28T15:21:00Z">
            <w:rPr/>
          </w:rPrChange>
        </w:rPr>
        <w:t xml:space="preserve">. </w:t>
      </w:r>
      <w:r w:rsidR="00DE7FB9" w:rsidRPr="009605DE">
        <w:rPr>
          <w:sz w:val="24"/>
          <w:szCs w:val="24"/>
          <w:rPrChange w:id="85" w:author="Jon Hennebold" w:date="2020-05-28T15:21:00Z">
            <w:rPr/>
          </w:rPrChange>
        </w:rPr>
        <w:t xml:space="preserve">Rhesus ovaries collected </w:t>
      </w:r>
      <w:r w:rsidR="00425F89">
        <w:rPr>
          <w:sz w:val="24"/>
          <w:szCs w:val="24"/>
        </w:rPr>
        <w:t>prior to</w:t>
      </w:r>
      <w:r w:rsidR="00425F89" w:rsidRPr="009605DE">
        <w:rPr>
          <w:sz w:val="24"/>
          <w:szCs w:val="24"/>
          <w:rPrChange w:id="86" w:author="Jon Hennebold" w:date="2020-05-28T15:21:00Z">
            <w:rPr/>
          </w:rPrChange>
        </w:rPr>
        <w:t xml:space="preserve"> </w:t>
      </w:r>
      <w:r w:rsidR="00425F89">
        <w:rPr>
          <w:sz w:val="24"/>
          <w:szCs w:val="24"/>
        </w:rPr>
        <w:t>(</w:t>
      </w:r>
      <w:r w:rsidR="00DE7FB9" w:rsidRPr="009605DE">
        <w:rPr>
          <w:sz w:val="24"/>
          <w:szCs w:val="24"/>
          <w:rPrChange w:id="87" w:author="Jon Hennebold" w:date="2020-05-28T15:21:00Z">
            <w:rPr/>
          </w:rPrChange>
        </w:rPr>
        <w:t>0</w:t>
      </w:r>
      <w:r w:rsidR="008D4218">
        <w:rPr>
          <w:sz w:val="24"/>
          <w:szCs w:val="24"/>
        </w:rPr>
        <w:t xml:space="preserve"> h) or</w:t>
      </w:r>
      <w:r w:rsidR="00DE7FB9" w:rsidRPr="009605DE">
        <w:rPr>
          <w:sz w:val="24"/>
          <w:szCs w:val="24"/>
          <w:rPrChange w:id="88" w:author="Jon Hennebold" w:date="2020-05-28T15:21:00Z">
            <w:rPr/>
          </w:rPrChange>
        </w:rPr>
        <w:t xml:space="preserve"> </w:t>
      </w:r>
      <w:r w:rsidR="0067447E">
        <w:rPr>
          <w:sz w:val="24"/>
          <w:szCs w:val="24"/>
        </w:rPr>
        <w:t xml:space="preserve">12, </w:t>
      </w:r>
      <w:r w:rsidR="00DE7FB9" w:rsidRPr="009605DE">
        <w:rPr>
          <w:sz w:val="24"/>
          <w:szCs w:val="24"/>
          <w:rPrChange w:id="89" w:author="Jon Hennebold" w:date="2020-05-28T15:21:00Z">
            <w:rPr/>
          </w:rPrChange>
        </w:rPr>
        <w:t>24</w:t>
      </w:r>
      <w:r w:rsidR="0067447E">
        <w:rPr>
          <w:sz w:val="24"/>
          <w:szCs w:val="24"/>
        </w:rPr>
        <w:t>,</w:t>
      </w:r>
      <w:r w:rsidR="00DE7FB9" w:rsidRPr="009605DE">
        <w:rPr>
          <w:sz w:val="24"/>
          <w:szCs w:val="24"/>
          <w:rPrChange w:id="90" w:author="Jon Hennebold" w:date="2020-05-28T15:21:00Z">
            <w:rPr/>
          </w:rPrChange>
        </w:rPr>
        <w:t xml:space="preserve"> and 36 h </w:t>
      </w:r>
      <w:r w:rsidR="00425F89">
        <w:rPr>
          <w:sz w:val="24"/>
          <w:szCs w:val="24"/>
        </w:rPr>
        <w:t>after</w:t>
      </w:r>
      <w:r w:rsidR="00DE7FB9" w:rsidRPr="009605DE">
        <w:rPr>
          <w:sz w:val="24"/>
          <w:szCs w:val="24"/>
          <w:rPrChange w:id="91" w:author="Jon Hennebold" w:date="2020-05-28T15:21:00Z">
            <w:rPr/>
          </w:rPrChange>
        </w:rPr>
        <w:t xml:space="preserve"> </w:t>
      </w:r>
      <w:r w:rsidR="005A7B41">
        <w:rPr>
          <w:sz w:val="24"/>
          <w:szCs w:val="24"/>
        </w:rPr>
        <w:t xml:space="preserve">receiving an ovulatory bolus of </w:t>
      </w:r>
      <w:r w:rsidR="00A65DA7" w:rsidRPr="009605DE">
        <w:rPr>
          <w:sz w:val="24"/>
          <w:szCs w:val="24"/>
          <w:rPrChange w:id="92" w:author="Jon Hennebold" w:date="2020-05-28T15:21:00Z">
            <w:rPr/>
          </w:rPrChange>
        </w:rPr>
        <w:t>human chorionic gonadotropin</w:t>
      </w:r>
      <w:r w:rsidR="005A7B41">
        <w:rPr>
          <w:sz w:val="24"/>
          <w:szCs w:val="24"/>
        </w:rPr>
        <w:t xml:space="preserve"> (</w:t>
      </w:r>
      <w:proofErr w:type="gramStart"/>
      <w:r w:rsidR="005A7B41">
        <w:rPr>
          <w:sz w:val="24"/>
          <w:szCs w:val="24"/>
        </w:rPr>
        <w:t>hCG</w:t>
      </w:r>
      <w:proofErr w:type="gramEnd"/>
      <w:r w:rsidR="00A65DA7" w:rsidRPr="009605DE">
        <w:rPr>
          <w:sz w:val="24"/>
          <w:szCs w:val="24"/>
          <w:rPrChange w:id="93" w:author="Jon Hennebold" w:date="2020-05-28T15:21:00Z">
            <w:rPr/>
          </w:rPrChange>
        </w:rPr>
        <w:t xml:space="preserve">) </w:t>
      </w:r>
      <w:r w:rsidR="00DE7FB9" w:rsidRPr="009605DE">
        <w:rPr>
          <w:sz w:val="24"/>
          <w:szCs w:val="24"/>
          <w:rPrChange w:id="94" w:author="Jon Hennebold" w:date="2020-05-28T15:21:00Z">
            <w:rPr/>
          </w:rPrChange>
        </w:rPr>
        <w:t xml:space="preserve">were assessed by </w:t>
      </w:r>
      <w:proofErr w:type="spellStart"/>
      <w:r w:rsidR="00DE7FB9" w:rsidRPr="009605DE">
        <w:rPr>
          <w:sz w:val="24"/>
          <w:szCs w:val="24"/>
          <w:rPrChange w:id="95" w:author="Jon Hennebold" w:date="2020-05-28T15:21:00Z">
            <w:rPr/>
          </w:rPrChange>
        </w:rPr>
        <w:t>RNAScope</w:t>
      </w:r>
      <w:proofErr w:type="spellEnd"/>
      <w:r w:rsidR="00DE7FB9" w:rsidRPr="009605DE">
        <w:rPr>
          <w:sz w:val="24"/>
          <w:szCs w:val="24"/>
          <w:rPrChange w:id="96" w:author="Jon Hennebold" w:date="2020-05-28T15:21:00Z">
            <w:rPr/>
          </w:rPrChange>
        </w:rPr>
        <w:t xml:space="preserve"> </w:t>
      </w:r>
      <w:r w:rsidR="005A7B41">
        <w:rPr>
          <w:sz w:val="24"/>
          <w:szCs w:val="24"/>
        </w:rPr>
        <w:t xml:space="preserve">to determine </w:t>
      </w:r>
      <w:r w:rsidR="00DE7FB9" w:rsidRPr="009605DE">
        <w:rPr>
          <w:sz w:val="24"/>
          <w:szCs w:val="24"/>
          <w:rPrChange w:id="97" w:author="Jon Hennebold" w:date="2020-05-28T15:21:00Z">
            <w:rPr/>
          </w:rPrChange>
        </w:rPr>
        <w:t>LIF mRNA</w:t>
      </w:r>
      <w:r w:rsidR="005A7B41">
        <w:rPr>
          <w:sz w:val="24"/>
          <w:szCs w:val="24"/>
        </w:rPr>
        <w:t xml:space="preserve"> cellular localization</w:t>
      </w:r>
      <w:r w:rsidR="005A3588" w:rsidRPr="009605DE">
        <w:rPr>
          <w:sz w:val="24"/>
          <w:szCs w:val="24"/>
          <w:rPrChange w:id="98" w:author="Jon Hennebold" w:date="2020-05-28T15:21:00Z">
            <w:rPr/>
          </w:rPrChange>
        </w:rPr>
        <w:t xml:space="preserve">. </w:t>
      </w:r>
      <w:r w:rsidR="005A7B41">
        <w:rPr>
          <w:sz w:val="24"/>
          <w:szCs w:val="24"/>
        </w:rPr>
        <w:t>M</w:t>
      </w:r>
      <w:r w:rsidR="00DE7FB9" w:rsidRPr="009605DE">
        <w:rPr>
          <w:sz w:val="24"/>
          <w:szCs w:val="24"/>
          <w:rPrChange w:id="99" w:author="Jon Hennebold" w:date="2020-05-28T15:21:00Z">
            <w:rPr/>
          </w:rPrChange>
        </w:rPr>
        <w:t>edia was assessed for LIF, vascular endothelial growth factor</w:t>
      </w:r>
      <w:r w:rsidR="005A7B41">
        <w:rPr>
          <w:sz w:val="24"/>
          <w:szCs w:val="24"/>
        </w:rPr>
        <w:t xml:space="preserve"> (VEGF)</w:t>
      </w:r>
      <w:r w:rsidR="00DE7FB9" w:rsidRPr="009605DE">
        <w:rPr>
          <w:sz w:val="24"/>
          <w:szCs w:val="24"/>
          <w:rPrChange w:id="100" w:author="Jon Hennebold" w:date="2020-05-28T15:21:00Z">
            <w:rPr/>
          </w:rPrChange>
        </w:rPr>
        <w:t xml:space="preserve">, and </w:t>
      </w:r>
      <w:r w:rsidR="005A7B41" w:rsidRPr="009605DE">
        <w:rPr>
          <w:sz w:val="24"/>
          <w:szCs w:val="24"/>
          <w:rPrChange w:id="101" w:author="Jon Hennebold" w:date="2020-05-28T15:21:00Z">
            <w:rPr/>
          </w:rPrChange>
        </w:rPr>
        <w:t>progesterone</w:t>
      </w:r>
      <w:r w:rsidR="005A7B41">
        <w:rPr>
          <w:sz w:val="24"/>
          <w:szCs w:val="24"/>
        </w:rPr>
        <w:t xml:space="preserve"> (P4) </w:t>
      </w:r>
      <w:r w:rsidR="00DE7FB9" w:rsidRPr="009605DE">
        <w:rPr>
          <w:sz w:val="24"/>
          <w:szCs w:val="24"/>
          <w:rPrChange w:id="102" w:author="Jon Hennebold" w:date="2020-05-28T15:21:00Z">
            <w:rPr/>
          </w:rPrChange>
        </w:rPr>
        <w:t xml:space="preserve">after </w:t>
      </w:r>
      <w:r w:rsidR="005A7B41">
        <w:rPr>
          <w:sz w:val="24"/>
          <w:szCs w:val="24"/>
        </w:rPr>
        <w:t xml:space="preserve">treating </w:t>
      </w:r>
      <w:r w:rsidR="00DE7FB9" w:rsidRPr="009605DE">
        <w:rPr>
          <w:sz w:val="24"/>
          <w:szCs w:val="24"/>
          <w:rPrChange w:id="103" w:author="Jon Hennebold" w:date="2020-05-28T15:21:00Z">
            <w:rPr/>
          </w:rPrChange>
        </w:rPr>
        <w:t xml:space="preserve">rhesus </w:t>
      </w:r>
      <w:r w:rsidR="005A7B41">
        <w:rPr>
          <w:sz w:val="24"/>
          <w:szCs w:val="24"/>
        </w:rPr>
        <w:t xml:space="preserve">macaque </w:t>
      </w:r>
      <w:r w:rsidR="00DE7FB9" w:rsidRPr="009605DE">
        <w:rPr>
          <w:sz w:val="24"/>
          <w:szCs w:val="24"/>
          <w:rPrChange w:id="104" w:author="Jon Hennebold" w:date="2020-05-28T15:21:00Z">
            <w:rPr/>
          </w:rPrChange>
        </w:rPr>
        <w:t>non-luteinized and luteinized granulosa cells</w:t>
      </w:r>
      <w:r w:rsidR="00DE7FB9" w:rsidRPr="009605DE">
        <w:rPr>
          <w:sz w:val="24"/>
          <w:szCs w:val="24"/>
          <w:rPrChange w:id="105" w:author="Jon Hennebold" w:date="2020-05-28T15:21:00Z">
            <w:rPr/>
          </w:rPrChange>
        </w:rPr>
        <w:t xml:space="preserve"> and KGN cells, a steroidogenic human granulosa-like tumor cell. Culture treatments</w:t>
      </w:r>
      <w:r w:rsidR="00DE7FB9" w:rsidRPr="009605DE">
        <w:rPr>
          <w:sz w:val="24"/>
          <w:szCs w:val="24"/>
          <w:rPrChange w:id="106" w:author="Jon Hennebold" w:date="2020-05-28T15:21:00Z">
            <w:rPr/>
          </w:rPrChange>
        </w:rPr>
        <w:t xml:space="preserve"> included </w:t>
      </w:r>
      <w:proofErr w:type="gramStart"/>
      <w:r w:rsidR="00DE7FB9" w:rsidRPr="009605DE">
        <w:rPr>
          <w:sz w:val="24"/>
          <w:szCs w:val="24"/>
          <w:rPrChange w:id="107" w:author="Jon Hennebold" w:date="2020-05-28T15:21:00Z">
            <w:rPr/>
          </w:rPrChange>
        </w:rPr>
        <w:t>hCG</w:t>
      </w:r>
      <w:proofErr w:type="gramEnd"/>
      <w:r w:rsidR="00DE7FB9" w:rsidRPr="009605DE">
        <w:rPr>
          <w:sz w:val="24"/>
          <w:szCs w:val="24"/>
          <w:rPrChange w:id="108" w:author="Jon Hennebold" w:date="2020-05-28T15:21:00Z">
            <w:rPr/>
          </w:rPrChange>
        </w:rPr>
        <w:t xml:space="preserve"> (0, 40 IU/mL)</w:t>
      </w:r>
      <w:r w:rsidR="005A7B41">
        <w:rPr>
          <w:sz w:val="24"/>
          <w:szCs w:val="24"/>
        </w:rPr>
        <w:t xml:space="preserve"> alone or with</w:t>
      </w:r>
      <w:r w:rsidR="00DE7FB9" w:rsidRPr="009605DE">
        <w:rPr>
          <w:sz w:val="24"/>
          <w:szCs w:val="24"/>
          <w:rPrChange w:id="109" w:author="Jon Hennebold" w:date="2020-05-28T15:21:00Z">
            <w:rPr/>
          </w:rPrChange>
        </w:rPr>
        <w:t xml:space="preserve"> </w:t>
      </w:r>
      <w:r w:rsidR="005A7B41">
        <w:rPr>
          <w:sz w:val="24"/>
          <w:szCs w:val="24"/>
        </w:rPr>
        <w:t xml:space="preserve">varying concentrations of follicle stimulating hormone (FSH; </w:t>
      </w:r>
      <w:r w:rsidR="00DE7FB9" w:rsidRPr="009605DE">
        <w:rPr>
          <w:sz w:val="24"/>
          <w:szCs w:val="24"/>
          <w:rPrChange w:id="110" w:author="Jon Hennebold" w:date="2020-05-28T15:21:00Z">
            <w:rPr/>
          </w:rPrChange>
        </w:rPr>
        <w:t xml:space="preserve">8.2, or 40 </w:t>
      </w:r>
      <w:proofErr w:type="spellStart"/>
      <w:r w:rsidR="00DE7FB9" w:rsidRPr="009605DE">
        <w:rPr>
          <w:sz w:val="24"/>
          <w:szCs w:val="24"/>
          <w:rPrChange w:id="111" w:author="Jon Hennebold" w:date="2020-05-28T15:21:00Z">
            <w:rPr/>
          </w:rPrChange>
        </w:rPr>
        <w:t>mIU</w:t>
      </w:r>
      <w:proofErr w:type="spellEnd"/>
      <w:r w:rsidR="00DE7FB9" w:rsidRPr="009605DE">
        <w:rPr>
          <w:sz w:val="24"/>
          <w:szCs w:val="24"/>
          <w:rPrChange w:id="112" w:author="Jon Hennebold" w:date="2020-05-28T15:21:00Z">
            <w:rPr/>
          </w:rPrChange>
        </w:rPr>
        <w:t>/mL</w:t>
      </w:r>
      <w:r w:rsidR="005A7B41" w:rsidRPr="009605DE">
        <w:rPr>
          <w:sz w:val="24"/>
          <w:szCs w:val="24"/>
          <w:rPrChange w:id="113" w:author="Jon Hennebold" w:date="2020-05-28T15:21:00Z">
            <w:rPr/>
          </w:rPrChange>
        </w:rPr>
        <w:t>)</w:t>
      </w:r>
      <w:r w:rsidR="005A7B41">
        <w:rPr>
          <w:sz w:val="24"/>
          <w:szCs w:val="24"/>
        </w:rPr>
        <w:t>. The different treatments were incubated in the presence of low and high o</w:t>
      </w:r>
      <w:r w:rsidR="00DE7FB9" w:rsidRPr="009605DE">
        <w:rPr>
          <w:sz w:val="24"/>
          <w:szCs w:val="24"/>
          <w:rPrChange w:id="114" w:author="Jon Hennebold" w:date="2020-05-28T15:21:00Z">
            <w:rPr/>
          </w:rPrChange>
        </w:rPr>
        <w:t>xygen</w:t>
      </w:r>
      <w:r w:rsidR="005A7B41">
        <w:rPr>
          <w:sz w:val="24"/>
          <w:szCs w:val="24"/>
        </w:rPr>
        <w:t xml:space="preserve"> concentrations</w:t>
      </w:r>
      <w:r w:rsidR="00DE7FB9" w:rsidRPr="009605DE">
        <w:rPr>
          <w:sz w:val="24"/>
          <w:szCs w:val="24"/>
          <w:rPrChange w:id="115" w:author="Jon Hennebold" w:date="2020-05-28T15:21:00Z">
            <w:rPr/>
          </w:rPrChange>
        </w:rPr>
        <w:t xml:space="preserve"> (1%, or 20%</w:t>
      </w:r>
      <w:r w:rsidR="005A7B41">
        <w:rPr>
          <w:sz w:val="24"/>
          <w:szCs w:val="24"/>
        </w:rPr>
        <w:t>, respectively</w:t>
      </w:r>
      <w:r w:rsidR="00DE7FB9" w:rsidRPr="009605DE">
        <w:rPr>
          <w:sz w:val="24"/>
          <w:szCs w:val="24"/>
          <w:rPrChange w:id="116" w:author="Jon Hennebold" w:date="2020-05-28T15:21:00Z">
            <w:rPr/>
          </w:rPrChange>
        </w:rPr>
        <w:t>)</w:t>
      </w:r>
      <w:r w:rsidR="005A7B41">
        <w:rPr>
          <w:sz w:val="24"/>
          <w:szCs w:val="24"/>
        </w:rPr>
        <w:t>.</w:t>
      </w:r>
      <w:r w:rsidR="00DE7FB9" w:rsidRPr="009605DE">
        <w:rPr>
          <w:sz w:val="24"/>
          <w:szCs w:val="24"/>
          <w:rPrChange w:id="117" w:author="Jon Hennebold" w:date="2020-05-28T15:21:00Z">
            <w:rPr/>
          </w:rPrChange>
        </w:rPr>
        <w:t xml:space="preserve"> LIF (0, or 1 ng/mL for luteinized granulosa cells), and </w:t>
      </w:r>
      <w:proofErr w:type="spellStart"/>
      <w:r w:rsidR="00DE7FB9" w:rsidRPr="009605DE">
        <w:rPr>
          <w:sz w:val="24"/>
          <w:szCs w:val="24"/>
          <w:rPrChange w:id="118" w:author="Jon Hennebold" w:date="2020-05-28T15:21:00Z">
            <w:rPr/>
          </w:rPrChange>
        </w:rPr>
        <w:t>forskolin</w:t>
      </w:r>
      <w:proofErr w:type="spellEnd"/>
      <w:r w:rsidR="00DE7FB9" w:rsidRPr="009605DE">
        <w:rPr>
          <w:sz w:val="24"/>
          <w:szCs w:val="24"/>
          <w:rPrChange w:id="119" w:author="Jon Hennebold" w:date="2020-05-28T15:21:00Z">
            <w:rPr/>
          </w:rPrChange>
        </w:rPr>
        <w:t xml:space="preserve"> (0, 1 </w:t>
      </w:r>
      <w:r w:rsidR="00DE7FB9" w:rsidRPr="009605DE">
        <w:rPr>
          <w:rFonts w:cs="Times New Roman"/>
          <w:sz w:val="24"/>
          <w:szCs w:val="24"/>
          <w:rPrChange w:id="120" w:author="Jon Hennebold" w:date="2020-05-28T15:21:00Z">
            <w:rPr>
              <w:rFonts w:cs="Times New Roman"/>
            </w:rPr>
          </w:rPrChange>
        </w:rPr>
        <w:t>µM for KGN cells)</w:t>
      </w:r>
      <w:r w:rsidR="00DE7FB9" w:rsidRPr="009605DE">
        <w:rPr>
          <w:sz w:val="24"/>
          <w:szCs w:val="24"/>
          <w:rPrChange w:id="121" w:author="Jon Hennebold" w:date="2020-05-28T15:21:00Z">
            <w:rPr/>
          </w:rPrChange>
        </w:rPr>
        <w:t xml:space="preserve">. Granulosa cells of the dominate follicle express peak LIF mRNA levels 24h post ovulatory stimulus, </w:t>
      </w:r>
      <w:r w:rsidR="00A65DA7" w:rsidRPr="009605DE">
        <w:rPr>
          <w:sz w:val="24"/>
          <w:szCs w:val="24"/>
          <w:rPrChange w:id="122" w:author="Jon Hennebold" w:date="2020-05-28T15:21:00Z">
            <w:rPr/>
          </w:rPrChange>
        </w:rPr>
        <w:t>visualized by RNAscope</w:t>
      </w:r>
      <w:r w:rsidR="00DE7FB9" w:rsidRPr="009605DE">
        <w:rPr>
          <w:sz w:val="24"/>
          <w:szCs w:val="24"/>
          <w:rPrChange w:id="123" w:author="Jon Hennebold" w:date="2020-05-28T15:21:00Z">
            <w:rPr/>
          </w:rPrChange>
        </w:rPr>
        <w:t xml:space="preserve">. </w:t>
      </w:r>
      <w:r w:rsidR="00A65DA7" w:rsidRPr="009605DE">
        <w:rPr>
          <w:sz w:val="24"/>
          <w:szCs w:val="24"/>
          <w:rPrChange w:id="124" w:author="Jon Hennebold" w:date="2020-05-28T15:21:00Z">
            <w:rPr/>
          </w:rPrChange>
        </w:rPr>
        <w:t>Rhesus non-luteinized granulosa cells increase LIF secretion in response to hCG (3.4-fold)</w:t>
      </w:r>
      <w:r w:rsidR="0016318C" w:rsidRPr="009605DE">
        <w:rPr>
          <w:sz w:val="24"/>
          <w:szCs w:val="24"/>
          <w:rPrChange w:id="125" w:author="Jon Hennebold" w:date="2020-05-28T15:21:00Z">
            <w:rPr/>
          </w:rPrChange>
        </w:rPr>
        <w:t xml:space="preserve"> and</w:t>
      </w:r>
      <w:r w:rsidR="00A65DA7" w:rsidRPr="009605DE">
        <w:rPr>
          <w:sz w:val="24"/>
          <w:szCs w:val="24"/>
          <w:rPrChange w:id="126" w:author="Jon Hennebold" w:date="2020-05-28T15:21:00Z">
            <w:rPr/>
          </w:rPrChange>
        </w:rPr>
        <w:t xml:space="preserve"> </w:t>
      </w:r>
      <w:r w:rsidR="00264CE9" w:rsidRPr="009605DE">
        <w:rPr>
          <w:sz w:val="24"/>
          <w:szCs w:val="24"/>
          <w:rPrChange w:id="127" w:author="Jon Hennebold" w:date="2020-05-28T15:21:00Z">
            <w:rPr/>
          </w:rPrChange>
        </w:rPr>
        <w:t>FSH (XX-fold)</w:t>
      </w:r>
      <w:r w:rsidR="0016318C" w:rsidRPr="009605DE">
        <w:rPr>
          <w:sz w:val="24"/>
          <w:szCs w:val="24"/>
          <w:rPrChange w:id="128" w:author="Jon Hennebold" w:date="2020-05-28T15:21:00Z">
            <w:rPr/>
          </w:rPrChange>
        </w:rPr>
        <w:t xml:space="preserve">. However, luteinized granulosa cells </w:t>
      </w:r>
      <w:r w:rsidR="00264CE9" w:rsidRPr="009605DE">
        <w:rPr>
          <w:sz w:val="24"/>
          <w:szCs w:val="24"/>
          <w:rPrChange w:id="129" w:author="Jon Hennebold" w:date="2020-05-28T15:21:00Z">
            <w:rPr/>
          </w:rPrChange>
        </w:rPr>
        <w:t>did not secrete LIF either basally or in response to hCG or FSH. Non-luteinized and luteinized granulosa cells both secrete VEGF in response to hCG and FSH. Rhesus non-luteinized granulosa cells increase secretion of LIF when cultured in 1% O2</w:t>
      </w:r>
      <w:r w:rsidR="00850A5D" w:rsidRPr="009605DE">
        <w:rPr>
          <w:sz w:val="24"/>
          <w:szCs w:val="24"/>
          <w:rPrChange w:id="130" w:author="Jon Hennebold" w:date="2020-05-28T15:21:00Z">
            <w:rPr/>
          </w:rPrChange>
        </w:rPr>
        <w:t>, furthermore</w:t>
      </w:r>
      <w:r w:rsidR="00A65DA7" w:rsidRPr="009605DE">
        <w:rPr>
          <w:sz w:val="24"/>
          <w:szCs w:val="24"/>
          <w:rPrChange w:id="131" w:author="Jon Hennebold" w:date="2020-05-28T15:21:00Z">
            <w:rPr/>
          </w:rPrChange>
        </w:rPr>
        <w:t xml:space="preserve"> LIF secretion </w:t>
      </w:r>
      <w:r w:rsidR="00850A5D" w:rsidRPr="009605DE">
        <w:rPr>
          <w:sz w:val="24"/>
          <w:szCs w:val="24"/>
          <w:rPrChange w:id="132" w:author="Jon Hennebold" w:date="2020-05-28T15:21:00Z">
            <w:rPr/>
          </w:rPrChange>
        </w:rPr>
        <w:t xml:space="preserve">increased synergistically </w:t>
      </w:r>
      <w:r w:rsidR="00A65DA7" w:rsidRPr="009605DE">
        <w:rPr>
          <w:sz w:val="24"/>
          <w:szCs w:val="24"/>
          <w:rPrChange w:id="133" w:author="Jon Hennebold" w:date="2020-05-28T15:21:00Z">
            <w:rPr/>
          </w:rPrChange>
        </w:rPr>
        <w:t>(</w:t>
      </w:r>
      <w:r w:rsidR="00A65DA7" w:rsidRPr="009605DE">
        <w:rPr>
          <w:sz w:val="24"/>
          <w:szCs w:val="24"/>
          <w:highlight w:val="yellow"/>
          <w:rPrChange w:id="134" w:author="Jon Hennebold" w:date="2020-05-28T15:21:00Z">
            <w:rPr>
              <w:highlight w:val="yellow"/>
            </w:rPr>
          </w:rPrChange>
        </w:rPr>
        <w:t>XX</w:t>
      </w:r>
      <w:r w:rsidR="00A65DA7" w:rsidRPr="009605DE">
        <w:rPr>
          <w:sz w:val="24"/>
          <w:szCs w:val="24"/>
          <w:rPrChange w:id="135" w:author="Jon Hennebold" w:date="2020-05-28T15:21:00Z">
            <w:rPr/>
          </w:rPrChange>
        </w:rPr>
        <w:t>-fold)</w:t>
      </w:r>
      <w:r w:rsidR="00850A5D" w:rsidRPr="009605DE">
        <w:rPr>
          <w:sz w:val="24"/>
          <w:szCs w:val="24"/>
          <w:rPrChange w:id="136" w:author="Jon Hennebold" w:date="2020-05-28T15:21:00Z">
            <w:rPr/>
          </w:rPrChange>
        </w:rPr>
        <w:t xml:space="preserve"> when treated with both hCG and 1% O2</w:t>
      </w:r>
      <w:r w:rsidR="0016318C" w:rsidRPr="009605DE">
        <w:rPr>
          <w:sz w:val="24"/>
          <w:szCs w:val="24"/>
          <w:rPrChange w:id="137" w:author="Jon Hennebold" w:date="2020-05-28T15:21:00Z">
            <w:rPr/>
          </w:rPrChange>
        </w:rPr>
        <w:t xml:space="preserve">. </w:t>
      </w:r>
    </w:p>
    <w:p w14:paraId="2590E32C" w14:textId="77777777" w:rsidR="00A65DA7" w:rsidRDefault="00A65DA7" w:rsidP="00A65DA7"/>
    <w:p w14:paraId="642ABC81" w14:textId="46A0E57E" w:rsidR="00594C12" w:rsidRDefault="005A3588" w:rsidP="00A65DA7">
      <w:r>
        <w:t>Rhesus non-luteinized granulosa cells respond to in vitro hCG treatment by</w:t>
      </w:r>
      <w:r w:rsidR="00A65DA7">
        <w:t>:</w:t>
      </w:r>
      <w:r>
        <w:t xml:space="preserve"> </w:t>
      </w:r>
      <w:r w:rsidR="00A65DA7">
        <w:t xml:space="preserve">1) </w:t>
      </w:r>
      <w:r>
        <w:t xml:space="preserve">increasing </w:t>
      </w:r>
      <w:r w:rsidRPr="005A3588">
        <w:t>LIF secretion 3.4-fold relative to cells cultured in the absence of hCG</w:t>
      </w:r>
      <w:r w:rsidR="00A65DA7">
        <w:t>, 1%, 2)</w:t>
      </w:r>
      <w:r w:rsidR="00594C12" w:rsidRPr="00594C12">
        <w:t xml:space="preserve"> </w:t>
      </w:r>
      <w:r w:rsidR="00594C12" w:rsidRPr="005A3588">
        <w:rPr>
          <w:highlight w:val="green"/>
        </w:rPr>
        <w:t xml:space="preserve">When </w:t>
      </w:r>
      <w:r w:rsidR="00A65DA7">
        <w:rPr>
          <w:highlight w:val="green"/>
        </w:rPr>
        <w:t>non-luteinized granulosa cells</w:t>
      </w:r>
      <w:r w:rsidR="00594C12" w:rsidRPr="005A3588">
        <w:rPr>
          <w:highlight w:val="green"/>
        </w:rPr>
        <w:t xml:space="preserve"> were cultured in 1% O</w:t>
      </w:r>
      <w:r w:rsidR="00594C12" w:rsidRPr="005A3588">
        <w:rPr>
          <w:highlight w:val="green"/>
          <w:vertAlign w:val="subscript"/>
        </w:rPr>
        <w:t>2</w:t>
      </w:r>
      <w:r w:rsidR="00594C12" w:rsidRPr="005A3588">
        <w:rPr>
          <w:highlight w:val="green"/>
        </w:rPr>
        <w:t>, both basal and hCG-stimulated LIF secretion were increased 1.3-fold compared to 20% O</w:t>
      </w:r>
      <w:r w:rsidR="00594C12" w:rsidRPr="005A3588">
        <w:rPr>
          <w:highlight w:val="green"/>
          <w:vertAlign w:val="subscript"/>
        </w:rPr>
        <w:t>2</w:t>
      </w:r>
      <w:r w:rsidR="00594C12" w:rsidRPr="005A3588">
        <w:rPr>
          <w:highlight w:val="green"/>
        </w:rPr>
        <w:t>. The combination of hCG and 1% O</w:t>
      </w:r>
      <w:r w:rsidR="00594C12" w:rsidRPr="005A3588">
        <w:rPr>
          <w:highlight w:val="green"/>
          <w:vertAlign w:val="subscript"/>
        </w:rPr>
        <w:t>2</w:t>
      </w:r>
      <w:r w:rsidR="00594C12" w:rsidRPr="005A3588">
        <w:rPr>
          <w:highlight w:val="green"/>
        </w:rPr>
        <w:t xml:space="preserve"> interact</w:t>
      </w:r>
      <w:r w:rsidR="003C6202" w:rsidRPr="005A3588">
        <w:rPr>
          <w:highlight w:val="green"/>
        </w:rPr>
        <w:t>ed</w:t>
      </w:r>
      <w:r w:rsidR="00594C12" w:rsidRPr="005A3588">
        <w:rPr>
          <w:highlight w:val="green"/>
        </w:rPr>
        <w:t xml:space="preserve"> synergistically </w:t>
      </w:r>
      <w:r w:rsidR="003C6202" w:rsidRPr="005A3588">
        <w:rPr>
          <w:highlight w:val="green"/>
        </w:rPr>
        <w:t xml:space="preserve">to </w:t>
      </w:r>
      <w:r w:rsidR="00594C12" w:rsidRPr="005A3588">
        <w:rPr>
          <w:highlight w:val="green"/>
        </w:rPr>
        <w:t>increase LIF secretion. Incubating NLGCs in the presence of both FSH and hCG did not increase LIF or progesterone levels above what was observed when the cells were treate</w:t>
      </w:r>
      <w:r w:rsidR="003C6202" w:rsidRPr="005A3588">
        <w:rPr>
          <w:highlight w:val="green"/>
        </w:rPr>
        <w:t>d with hCG alone.</w:t>
      </w:r>
      <w:r w:rsidR="003C6202">
        <w:t xml:space="preserve"> </w:t>
      </w:r>
      <w:r w:rsidR="00594C12" w:rsidRPr="00594C12">
        <w:t>Thus, in vivo it is likely the granulosa cells are a significant source of the LIF that is found in follicular fluid after an ovulatory stimulus.</w:t>
      </w:r>
    </w:p>
    <w:p w14:paraId="727EE47E" w14:textId="77777777" w:rsidR="009D2D06" w:rsidRDefault="009D2D06" w:rsidP="009D2D06">
      <w:pPr>
        <w:pStyle w:val="Heading1"/>
      </w:pPr>
      <w:r>
        <w:t>Graphical Abstract</w:t>
      </w:r>
    </w:p>
    <w:p w14:paraId="0910A319" w14:textId="77777777" w:rsidR="009D2D06" w:rsidRPr="009D2D06" w:rsidRDefault="009D2D06" w:rsidP="009D2D06">
      <w:r>
        <w:rPr>
          <w:color w:val="2A2A2A"/>
          <w:sz w:val="28"/>
          <w:szCs w:val="28"/>
          <w:shd w:val="clear" w:color="auto" w:fill="FFFFFF"/>
        </w:rPr>
        <w:t xml:space="preserve">Authors of Research Articles are encouraged to submit a graphical abstract or video abstract, in addition to the text abstract. The graphical/video abstract should clearly summarize the focus and findings of the article in a visually compelling manner. Graphical abstracts should be one panel, 1200 pixels (width) x 900 pixels (height) square at 300 </w:t>
      </w:r>
      <w:proofErr w:type="spellStart"/>
      <w:r>
        <w:rPr>
          <w:color w:val="2A2A2A"/>
          <w:sz w:val="28"/>
          <w:szCs w:val="28"/>
          <w:shd w:val="clear" w:color="auto" w:fill="FFFFFF"/>
        </w:rPr>
        <w:t>ppi</w:t>
      </w:r>
      <w:proofErr w:type="spellEnd"/>
      <w:r>
        <w:rPr>
          <w:color w:val="2A2A2A"/>
          <w:sz w:val="28"/>
          <w:szCs w:val="28"/>
          <w:shd w:val="clear" w:color="auto" w:fill="FFFFFF"/>
        </w:rPr>
        <w:t xml:space="preserve">. This corresponds to 4 inches/10 cm x 3 inches/7.5 cm at 300 </w:t>
      </w:r>
      <w:proofErr w:type="spellStart"/>
      <w:r>
        <w:rPr>
          <w:color w:val="2A2A2A"/>
          <w:sz w:val="28"/>
          <w:szCs w:val="28"/>
          <w:shd w:val="clear" w:color="auto" w:fill="FFFFFF"/>
        </w:rPr>
        <w:t>ppi</w:t>
      </w:r>
      <w:proofErr w:type="spellEnd"/>
      <w:r>
        <w:rPr>
          <w:color w:val="2A2A2A"/>
          <w:sz w:val="28"/>
          <w:szCs w:val="28"/>
          <w:shd w:val="clear" w:color="auto" w:fill="FFFFFF"/>
        </w:rPr>
        <w:t>. Use 12- to 16-point Arial font to ensure legibility. Please provide as a TIFF, PDF or JPG file. Provide videos as AVI or MP4 files.</w:t>
      </w:r>
    </w:p>
    <w:p w14:paraId="5E4DAA28" w14:textId="77777777" w:rsidR="0068463D" w:rsidRPr="00DD75E7" w:rsidRDefault="0068463D">
      <w:bookmarkStart w:id="138" w:name="_3znysh7" w:colFirst="0" w:colLast="0"/>
      <w:bookmarkStart w:id="139" w:name="_Toc465190626"/>
      <w:bookmarkEnd w:id="138"/>
      <w:r w:rsidRPr="00DD75E7">
        <w:br w:type="page"/>
      </w:r>
    </w:p>
    <w:p w14:paraId="6485A396" w14:textId="77777777" w:rsidR="00B70843" w:rsidRDefault="00B70843" w:rsidP="00B70843">
      <w:pPr>
        <w:pStyle w:val="Heading1"/>
      </w:pPr>
      <w:r w:rsidRPr="00DD75E7">
        <w:lastRenderedPageBreak/>
        <w:t>Figures and Figure Legends</w:t>
      </w:r>
    </w:p>
    <w:p w14:paraId="75E19046" w14:textId="4901D8BF" w:rsidR="00001254" w:rsidRDefault="003C46AF" w:rsidP="00001254">
      <w:bookmarkStart w:id="140" w:name="_Ref528684395"/>
      <w:r w:rsidRPr="003C46AF">
        <w:rPr>
          <w:noProof/>
        </w:rPr>
        <w:drawing>
          <wp:inline distT="0" distB="0" distL="0" distR="0" wp14:anchorId="66E4E3A9" wp14:editId="42D34F43">
            <wp:extent cx="6858000" cy="337375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Lst>
                    </a:blip>
                    <a:stretch>
                      <a:fillRect/>
                    </a:stretch>
                  </pic:blipFill>
                  <pic:spPr>
                    <a:xfrm>
                      <a:off x="0" y="0"/>
                      <a:ext cx="6858000" cy="3373755"/>
                    </a:xfrm>
                    <a:prstGeom prst="rect">
                      <a:avLst/>
                    </a:prstGeom>
                  </pic:spPr>
                </pic:pic>
              </a:graphicData>
            </a:graphic>
          </wp:inline>
        </w:drawing>
      </w:r>
    </w:p>
    <w:p w14:paraId="6968C503" w14:textId="2A679F0E" w:rsidR="00B70843" w:rsidRDefault="00B70843" w:rsidP="00B70843">
      <w:pPr>
        <w:pStyle w:val="Heading3"/>
        <w:rPr>
          <w:noProof/>
        </w:rPr>
      </w:pPr>
      <w:r w:rsidRPr="00DD75E7">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1</w:t>
      </w:r>
      <w:r w:rsidRPr="00DD75E7">
        <w:rPr>
          <w:noProof/>
        </w:rPr>
        <w:fldChar w:fldCharType="end"/>
      </w:r>
      <w:bookmarkEnd w:id="140"/>
      <w:r w:rsidRPr="00DD75E7">
        <w:rPr>
          <w:noProof/>
        </w:rPr>
        <w:t xml:space="preserve"> – </w:t>
      </w:r>
      <w:r>
        <w:rPr>
          <w:noProof/>
        </w:rPr>
        <w:t>Determination of Ovarian Cell Type Responsible for LIF Secretion</w:t>
      </w:r>
    </w:p>
    <w:p w14:paraId="735B0065" w14:textId="70B7CE9C" w:rsidR="00B70843" w:rsidRPr="00DD75E7" w:rsidRDefault="00B70843" w:rsidP="00B70843">
      <w:r>
        <w:t xml:space="preserve">RNAscope </w:t>
      </w:r>
      <w:r w:rsidR="003C46AF">
        <w:t xml:space="preserve">analysis </w:t>
      </w:r>
      <w:r>
        <w:t>of rhesus macaque follicles collected at indicated times after hCG treatment, the ovari</w:t>
      </w:r>
      <w:r w:rsidR="003C46AF">
        <w:t xml:space="preserve">an sections were probed for LIF. </w:t>
      </w:r>
      <w:r w:rsidR="007F7D24">
        <w:t>Panel A: Ovaries</w:t>
      </w:r>
      <w:r>
        <w:t xml:space="preserve"> collected prior to hC</w:t>
      </w:r>
      <w:r w:rsidR="007F7D24">
        <w:t>G administration, Panel B: ovaries</w:t>
      </w:r>
      <w:r>
        <w:t xml:space="preserve"> collected 12 h aft</w:t>
      </w:r>
      <w:r w:rsidR="007F7D24">
        <w:t>er hCG treatment, Panel C: ovaries</w:t>
      </w:r>
      <w:r>
        <w:t xml:space="preserve"> collected 24 h after hCG. Panel D: </w:t>
      </w:r>
      <w:r w:rsidR="007F7D24">
        <w:t>ovaries collected 24 h after hCG, insets show positive control probe (PPIB, cyclophilin B), and negative control probe (</w:t>
      </w:r>
      <w:bookmarkStart w:id="141" w:name="OLE_LINK2"/>
      <w:proofErr w:type="spellStart"/>
      <w:r w:rsidR="007F7D24">
        <w:t>DapB</w:t>
      </w:r>
      <w:bookmarkEnd w:id="141"/>
      <w:proofErr w:type="spellEnd"/>
      <w:r w:rsidR="007F7D24">
        <w:t>, only found in bacteria)</w:t>
      </w:r>
      <w:r>
        <w:t>.</w:t>
      </w:r>
      <w:r w:rsidRPr="00DD75E7">
        <w:br w:type="page"/>
      </w:r>
    </w:p>
    <w:bookmarkStart w:id="142" w:name="_Ref528684341"/>
    <w:p w14:paraId="052B09A6" w14:textId="626BFEE3" w:rsidR="00B70843" w:rsidRDefault="00BB5F27" w:rsidP="00B70843">
      <w:r>
        <w:rPr>
          <w:noProof/>
        </w:rPr>
        <w:object w:dxaOrig="7253" w:dyaOrig="14287" w14:anchorId="684963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3pt;height:714.45pt;mso-width-percent:0;mso-height-percent:0;mso-width-percent:0;mso-height-percent:0" o:ole="">
            <v:imagedata r:id="rId10" o:title=""/>
          </v:shape>
          <o:OLEObject Type="Embed" ProgID="Prism8.Document" ShapeID="_x0000_i1025" DrawAspect="Content" ObjectID="_1654450458" r:id="rId11"/>
        </w:object>
      </w:r>
    </w:p>
    <w:p w14:paraId="5F1DC898" w14:textId="41E1330A" w:rsidR="00B70843" w:rsidRDefault="00B70843" w:rsidP="00B70843">
      <w:pPr>
        <w:pStyle w:val="Heading3"/>
        <w:rPr>
          <w:noProof/>
        </w:rPr>
      </w:pPr>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2</w:t>
      </w:r>
      <w:r w:rsidRPr="00DD75E7">
        <w:rPr>
          <w:noProof/>
        </w:rPr>
        <w:fldChar w:fldCharType="end"/>
      </w:r>
      <w:bookmarkEnd w:id="142"/>
      <w:r w:rsidRPr="00DD75E7">
        <w:rPr>
          <w:noProof/>
        </w:rPr>
        <w:t xml:space="preserve"> – </w:t>
      </w:r>
      <w:r>
        <w:rPr>
          <w:noProof/>
        </w:rPr>
        <w:t>Gonadotropin regulation of rhesus macaque granulosa cells</w:t>
      </w:r>
    </w:p>
    <w:p w14:paraId="14A55E44" w14:textId="6F91F91B" w:rsidR="002021A1" w:rsidRDefault="00B70843" w:rsidP="00B70843">
      <w:r>
        <w:t>Nonlu</w:t>
      </w:r>
      <w:r w:rsidR="00F10B2C">
        <w:t>teinized granulosa cells (</w:t>
      </w:r>
      <w:r>
        <w:t>left panels) and 36 h l</w:t>
      </w:r>
      <w:r w:rsidR="00F10B2C">
        <w:t>uteinized granulosa cells (</w:t>
      </w:r>
      <w:r>
        <w:t xml:space="preserve">right panels) cultured for 24 h at 20% </w:t>
      </w:r>
      <w:r w:rsidR="00594C12" w:rsidRPr="00594C12">
        <w:t>O</w:t>
      </w:r>
      <w:r w:rsidR="00594C12" w:rsidRPr="00594C12">
        <w:rPr>
          <w:vertAlign w:val="subscript"/>
        </w:rPr>
        <w:t>2</w:t>
      </w:r>
      <w:r>
        <w:t xml:space="preserve"> with 0 IU/mL hCG or 40 IU/mL and 0, 0.5, or 2.5 ng/mL FSH. Panel A: </w:t>
      </w:r>
      <w:r w:rsidR="001F5181">
        <w:t>LIF concentrations in c</w:t>
      </w:r>
      <w:r>
        <w:t xml:space="preserve">ulture media (pg/mL). Panel B: VEGF </w:t>
      </w:r>
      <w:r w:rsidR="001F5181">
        <w:t xml:space="preserve">concentrations </w:t>
      </w:r>
      <w:r>
        <w:t>(pg/mL). Panel C: Progesterone concentration</w:t>
      </w:r>
      <w:r w:rsidR="001F5181">
        <w:t>s</w:t>
      </w:r>
      <w:r>
        <w:t>. Panel D: Normalized mRNA expression of hCG treatment marker HSD3B2</w:t>
      </w:r>
      <w:r w:rsidR="00F10B2C">
        <w:t>, note the different scales for non-luteinized and luteinized granulosa cells</w:t>
      </w:r>
      <w:r>
        <w:t xml:space="preserve">. </w:t>
      </w:r>
      <w:r w:rsidR="002021A1">
        <w:t>S</w:t>
      </w:r>
      <w:r w:rsidR="00760241">
        <w:t>catter</w:t>
      </w:r>
      <w:r w:rsidR="002021A1">
        <w:t>plot</w:t>
      </w:r>
      <w:r w:rsidR="00760241">
        <w:t>s</w:t>
      </w:r>
      <w:r w:rsidR="002021A1">
        <w:t xml:space="preserve"> of values </w:t>
      </w:r>
      <w:r w:rsidR="001F5181">
        <w:t xml:space="preserve">are superimposed on </w:t>
      </w:r>
      <w:r w:rsidR="002021A1">
        <w:t>bar</w:t>
      </w:r>
      <w:r w:rsidR="001F5181">
        <w:t xml:space="preserve"> graph</w:t>
      </w:r>
      <w:r w:rsidR="002021A1">
        <w:t xml:space="preserve">s indicating </w:t>
      </w:r>
      <w:r w:rsidR="001F5181">
        <w:t xml:space="preserve">condition </w:t>
      </w:r>
      <w:r w:rsidR="002021A1">
        <w:t>mean</w:t>
      </w:r>
      <w:r w:rsidR="00760241">
        <w:t>,</w:t>
      </w:r>
      <w:r w:rsidR="002021A1">
        <w:t xml:space="preserve"> </w:t>
      </w:r>
      <w:r w:rsidR="00760241">
        <w:t>0 IU/mL hCG</w:t>
      </w:r>
      <w:r w:rsidR="001F5181">
        <w:t xml:space="preserve"> (●)</w:t>
      </w:r>
      <w:r w:rsidR="00760241">
        <w:t>,</w:t>
      </w:r>
      <w:r w:rsidR="001F5181">
        <w:t xml:space="preserve"> </w:t>
      </w:r>
      <w:r w:rsidR="00760241">
        <w:t>40 IU/mL hCG</w:t>
      </w:r>
      <w:r w:rsidR="001F5181">
        <w:t xml:space="preserve"> (○)</w:t>
      </w:r>
      <w:r w:rsidR="00760241">
        <w:t xml:space="preserve">, </w:t>
      </w:r>
      <w:r w:rsidR="002021A1">
        <w:t>n</w:t>
      </w:r>
      <w:r w:rsidR="00F10B2C">
        <w:t> </w:t>
      </w:r>
      <w:r>
        <w:t>= 4</w:t>
      </w:r>
      <w:r w:rsidR="002021A1">
        <w:t>. Significance was determined using</w:t>
      </w:r>
      <w:r w:rsidR="002A29C2">
        <w:t xml:space="preserve"> </w:t>
      </w:r>
      <w:commentRangeStart w:id="143"/>
      <w:r w:rsidR="0004789F">
        <w:t>t</w:t>
      </w:r>
      <w:r w:rsidR="001F5181">
        <w:t>hree-</w:t>
      </w:r>
      <w:r w:rsidR="00D945A8">
        <w:t xml:space="preserve">way ANOVA with matching, </w:t>
      </w:r>
      <w:r w:rsidR="002021A1">
        <w:t xml:space="preserve">α = </w:t>
      </w:r>
      <w:r w:rsidR="00D945A8">
        <w:t>0.05</w:t>
      </w:r>
      <w:r w:rsidR="00007E49">
        <w:t xml:space="preserve"> </w:t>
      </w:r>
      <w:commentRangeEnd w:id="143"/>
      <w:r w:rsidR="006A3D79">
        <w:rPr>
          <w:rStyle w:val="CommentReference"/>
        </w:rPr>
        <w:commentReference w:id="143"/>
      </w:r>
    </w:p>
    <w:p w14:paraId="271E1186" w14:textId="77777777" w:rsidR="00760241" w:rsidRDefault="00760241" w:rsidP="00760241">
      <w:r>
        <w:t>P</w:t>
      </w:r>
      <w:r w:rsidR="002021A1">
        <w:t xml:space="preserve">-values </w:t>
      </w:r>
      <w:r>
        <w:t>determined for</w:t>
      </w:r>
      <w:r w:rsidR="0004789F">
        <w:t xml:space="preserve"> main effects and interactions</w:t>
      </w:r>
      <w:r>
        <w:t xml:space="preserve"> of</w:t>
      </w:r>
      <w:r w:rsidR="0004789F">
        <w:t xml:space="preserve"> </w:t>
      </w:r>
      <w:r>
        <w:t xml:space="preserve">nonluteinized granulosa cells: </w:t>
      </w:r>
      <w:r w:rsidR="002021A1">
        <w:t>LIF (</w:t>
      </w:r>
      <w:r w:rsidR="00D945A8">
        <w:t>FSH = 0.0</w:t>
      </w:r>
      <w:r w:rsidR="002A29C2">
        <w:t>06</w:t>
      </w:r>
      <w:r w:rsidR="00D945A8">
        <w:t xml:space="preserve">, hCG = </w:t>
      </w:r>
      <w:r w:rsidR="002A29C2">
        <w:t>0.03</w:t>
      </w:r>
      <w:r w:rsidR="0004789F">
        <w:t>, FSH x hCG = 0.</w:t>
      </w:r>
      <w:r w:rsidR="00D46720">
        <w:t>11</w:t>
      </w:r>
      <w:r w:rsidR="002021A1">
        <w:t xml:space="preserve">), </w:t>
      </w:r>
      <w:r w:rsidR="00F02A4B">
        <w:t xml:space="preserve">VEGF </w:t>
      </w:r>
      <w:r w:rsidR="002021A1">
        <w:t>(</w:t>
      </w:r>
      <w:r w:rsidR="00F02A4B">
        <w:t>FSH = 0.0</w:t>
      </w:r>
      <w:r w:rsidR="006A3D79">
        <w:t>02</w:t>
      </w:r>
      <w:r w:rsidR="00F02A4B">
        <w:t xml:space="preserve">, hCG = </w:t>
      </w:r>
      <w:r w:rsidR="00007E49">
        <w:t>0.004</w:t>
      </w:r>
      <w:r w:rsidR="00F02A4B">
        <w:t>, FSH x hCG = 0.00</w:t>
      </w:r>
      <w:r w:rsidR="006A3D79">
        <w:t>5</w:t>
      </w:r>
      <w:r w:rsidR="002021A1">
        <w:t>)</w:t>
      </w:r>
      <w:r>
        <w:t xml:space="preserve">, </w:t>
      </w:r>
      <w:r w:rsidR="006A3D79">
        <w:t xml:space="preserve">progesterone (FSH = 0.007, hCG = 0.02, FSH x hCG = 0.01), </w:t>
      </w:r>
      <w:r>
        <w:t>and HSD3B2 mRNA (</w:t>
      </w:r>
      <w:r w:rsidRPr="008B3B73">
        <w:rPr>
          <w:highlight w:val="yellow"/>
        </w:rPr>
        <w:t>FSH = ?, hCG = ?, FSH x hCG = ?</w:t>
      </w:r>
      <w:r>
        <w:t>)</w:t>
      </w:r>
      <w:r w:rsidR="00F02A4B">
        <w:t>.</w:t>
      </w:r>
      <w:r w:rsidR="002021A1">
        <w:t xml:space="preserve"> </w:t>
      </w:r>
      <w:r>
        <w:t>P-values determined for main effects and interactions of luteinized granulosa cells: LIF (</w:t>
      </w:r>
      <w:r w:rsidRPr="008B3B73">
        <w:t>FSH</w:t>
      </w:r>
      <w:r w:rsidR="008B3B73" w:rsidRPr="008B3B73">
        <w:t xml:space="preserve"> = 0.9</w:t>
      </w:r>
      <w:r w:rsidRPr="008B3B73">
        <w:t xml:space="preserve">, hCG = </w:t>
      </w:r>
      <w:r w:rsidR="008B3B73" w:rsidRPr="008B3B73">
        <w:t>0.3</w:t>
      </w:r>
      <w:r w:rsidRPr="008B3B73">
        <w:t>, FSH x hCG</w:t>
      </w:r>
      <w:r w:rsidR="008B3B73" w:rsidRPr="008B3B73">
        <w:t xml:space="preserve"> = .2)</w:t>
      </w:r>
      <w:r w:rsidRPr="008B3B73">
        <w:t xml:space="preserve">, VEGF (FSH = </w:t>
      </w:r>
      <w:r w:rsidR="008B3B73" w:rsidRPr="008B3B73">
        <w:t>&lt;0.0001</w:t>
      </w:r>
      <w:r w:rsidRPr="008B3B73">
        <w:t xml:space="preserve">, hCG = </w:t>
      </w:r>
      <w:r w:rsidR="008B3B73" w:rsidRPr="008B3B73">
        <w:t>0.02</w:t>
      </w:r>
      <w:r w:rsidRPr="008B3B73">
        <w:t>, FSH x hCG</w:t>
      </w:r>
      <w:r w:rsidR="008B3B73" w:rsidRPr="008B3B73">
        <w:t xml:space="preserve"> = 0.007</w:t>
      </w:r>
      <w:r w:rsidRPr="008B3B73">
        <w:t>)</w:t>
      </w:r>
      <w:r>
        <w:t xml:space="preserve">, </w:t>
      </w:r>
      <w:r w:rsidR="008B3B73">
        <w:t>progesterone (</w:t>
      </w:r>
      <w:r w:rsidR="008B3B73" w:rsidRPr="00760241">
        <w:rPr>
          <w:highlight w:val="yellow"/>
        </w:rPr>
        <w:t>FSH = 0.1, hCG = &lt;0.0001, FSH x hCG = 0.02</w:t>
      </w:r>
      <w:r w:rsidR="008B3B73">
        <w:t xml:space="preserve">), </w:t>
      </w:r>
      <w:r>
        <w:t>and HSD3B2 mRNA (</w:t>
      </w:r>
      <w:r w:rsidRPr="00760241">
        <w:rPr>
          <w:highlight w:val="yellow"/>
        </w:rPr>
        <w:t>FSH = ?, hCG = ?, FSH x hCG =</w:t>
      </w:r>
      <w:r>
        <w:t xml:space="preserve"> ?). </w:t>
      </w:r>
    </w:p>
    <w:p w14:paraId="47930BB5" w14:textId="77777777" w:rsidR="00760241" w:rsidRDefault="00760241" w:rsidP="00B70843"/>
    <w:p w14:paraId="6F350A46" w14:textId="77777777" w:rsidR="00B70843" w:rsidRDefault="002021A1" w:rsidP="00B70843">
      <w:r>
        <w:t xml:space="preserve">Conditions </w:t>
      </w:r>
      <w:r w:rsidR="00760241">
        <w:t>that differ significantly are labeled with no letters in common, significance determined by Tukey’s multiple comparisons test, α = 0.05.</w:t>
      </w:r>
    </w:p>
    <w:p w14:paraId="60D8125E" w14:textId="77777777" w:rsidR="00B70843" w:rsidRPr="00AF1BDE" w:rsidRDefault="00B70843" w:rsidP="00B70843"/>
    <w:p w14:paraId="5C459290" w14:textId="5057A913" w:rsidR="00B70843" w:rsidRDefault="00B70843" w:rsidP="00B70843">
      <w:pPr>
        <w:spacing w:line="480" w:lineRule="auto"/>
      </w:pPr>
      <w:r>
        <w:br w:type="page"/>
      </w:r>
    </w:p>
    <w:p w14:paraId="74148629" w14:textId="5E383EFE" w:rsidR="00B70843" w:rsidRDefault="00B70843" w:rsidP="00B70843">
      <w:pPr>
        <w:pStyle w:val="Heading3"/>
        <w:rPr>
          <w:noProof/>
        </w:rPr>
      </w:pPr>
      <w:bookmarkStart w:id="144" w:name="_Ref528684512"/>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3</w:t>
      </w:r>
      <w:r w:rsidRPr="00DD75E7">
        <w:rPr>
          <w:noProof/>
        </w:rPr>
        <w:fldChar w:fldCharType="end"/>
      </w:r>
      <w:bookmarkEnd w:id="144"/>
      <w:r w:rsidRPr="00DD75E7">
        <w:rPr>
          <w:noProof/>
        </w:rPr>
        <w:t xml:space="preserve"> – </w:t>
      </w:r>
      <w:r>
        <w:rPr>
          <w:noProof/>
        </w:rPr>
        <w:t xml:space="preserve">Oxygen </w:t>
      </w:r>
      <w:bookmarkStart w:id="145" w:name="OLE_LINK1"/>
      <w:r>
        <w:rPr>
          <w:noProof/>
        </w:rPr>
        <w:t>regulation of rhesus macaque granulosa cells</w:t>
      </w:r>
    </w:p>
    <w:p w14:paraId="7708A44D" w14:textId="75B63E4C" w:rsidR="00523B57" w:rsidRDefault="00BB5F27" w:rsidP="00B70843">
      <w:r>
        <w:rPr>
          <w:noProof/>
        </w:rPr>
        <w:object w:dxaOrig="7255" w:dyaOrig="14433" w14:anchorId="075F6D8C">
          <v:shape id="_x0000_i1026" type="#_x0000_t75" alt="" style="width:362.15pt;height:721.7pt;mso-width-percent:0;mso-height-percent:0;mso-width-percent:0;mso-height-percent:0" o:ole="">
            <v:imagedata r:id="rId14" o:title=""/>
          </v:shape>
          <o:OLEObject Type="Embed" ProgID="Prism8.Document" ShapeID="_x0000_i1026" DrawAspect="Content" ObjectID="_1654450459" r:id="rId15"/>
        </w:object>
      </w:r>
    </w:p>
    <w:p w14:paraId="526BC9A8" w14:textId="02B4C1B5" w:rsidR="00B70843" w:rsidRPr="00AF1BDE" w:rsidRDefault="00B70843" w:rsidP="00B70843">
      <w:r>
        <w:lastRenderedPageBreak/>
        <w:t xml:space="preserve">Nonluteinized granulosa cells (NLGC, left panels) and 36 h luteinized granulosa cells (LGC, right panels) cultured for 24 h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Culture media concentration of LIF (pg/mL). Panel B: Culture media concentration of VEGF (pg/mL). Panel C: Progesterone concentration in culture media. Panel D: Normalized mRNA expression of hypoxia marker KDM3A. n = 4</w:t>
      </w:r>
    </w:p>
    <w:bookmarkEnd w:id="145"/>
    <w:p w14:paraId="0C240821" w14:textId="08BC5ACA" w:rsidR="00B70843" w:rsidRDefault="00B70843" w:rsidP="00B70843">
      <w:r>
        <w:rPr>
          <w:noProof/>
        </w:rPr>
        <w:t xml:space="preserve"> </w:t>
      </w:r>
      <w:r w:rsidRPr="00DD75E7">
        <w:br w:type="page"/>
      </w:r>
    </w:p>
    <w:p w14:paraId="5D588226" w14:textId="5C2F5EF6" w:rsidR="00B70843" w:rsidRDefault="00B70843" w:rsidP="00B70843">
      <w:pPr>
        <w:pStyle w:val="Heading3"/>
        <w:rPr>
          <w:noProof/>
        </w:rPr>
      </w:pPr>
      <w:bookmarkStart w:id="146" w:name="_Ref528684542"/>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4</w:t>
      </w:r>
      <w:r w:rsidRPr="00DD75E7">
        <w:rPr>
          <w:noProof/>
        </w:rPr>
        <w:fldChar w:fldCharType="end"/>
      </w:r>
      <w:bookmarkEnd w:id="146"/>
      <w:r w:rsidRPr="00DD75E7">
        <w:rPr>
          <w:noProof/>
        </w:rPr>
        <w:t xml:space="preserve"> –</w:t>
      </w:r>
      <w:r w:rsidRPr="00893C66">
        <w:rPr>
          <w:noProof/>
        </w:rPr>
        <w:t xml:space="preserve"> </w:t>
      </w:r>
      <w:r>
        <w:rPr>
          <w:noProof/>
        </w:rPr>
        <w:t xml:space="preserve">Gonadotropin and oxygen regulation of KGN human granulosa tumor cell line </w:t>
      </w:r>
    </w:p>
    <w:p w14:paraId="6011C5CE" w14:textId="48F9C69D" w:rsidR="001737B6" w:rsidRDefault="00BB5F27" w:rsidP="00B70843">
      <w:pPr>
        <w:ind w:firstLine="426"/>
      </w:pPr>
      <w:r>
        <w:rPr>
          <w:noProof/>
        </w:rPr>
        <w:object w:dxaOrig="3888" w:dyaOrig="7265" w14:anchorId="2A9C4B19">
          <v:shape id="_x0000_i1027" type="#_x0000_t75" alt="" style="width:195pt;height:363pt;mso-width-percent:0;mso-height-percent:0;mso-width-percent:0;mso-height-percent:0" o:ole="">
            <v:imagedata r:id="rId16" o:title=""/>
          </v:shape>
          <o:OLEObject Type="Embed" ProgID="Prism8.Document" ShapeID="_x0000_i1027" DrawAspect="Content" ObjectID="_1654450460" r:id="rId17"/>
        </w:object>
      </w:r>
    </w:p>
    <w:p w14:paraId="2785D36F" w14:textId="360C7AA3" w:rsidR="00B70843" w:rsidRPr="00AF1BDE" w:rsidRDefault="00B70843" w:rsidP="00B70843">
      <w:pPr>
        <w:ind w:firstLine="426"/>
      </w:pPr>
      <w:r>
        <w:t xml:space="preserve">KGN cells cultured for 24 h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Culture media concentration of LIF (pg/mL). Panel B: Progesterone concentration in culture media. Panel D: Normalized mRNA expression of hypoxia marker KDM3A and hCG treatment marker HSD3B2.</w:t>
      </w:r>
    </w:p>
    <w:p w14:paraId="540D04D1" w14:textId="6951CF58" w:rsidR="00B70843" w:rsidRPr="00DD75E7" w:rsidRDefault="00B70843" w:rsidP="00B70843">
      <w:r w:rsidRPr="00DD75E7">
        <w:br w:type="page"/>
      </w:r>
    </w:p>
    <w:p w14:paraId="127EA84F" w14:textId="3FD62E3C" w:rsidR="00B70843" w:rsidRDefault="00B70843" w:rsidP="00B70843">
      <w:pPr>
        <w:pStyle w:val="Heading3"/>
        <w:rPr>
          <w:noProof/>
        </w:rPr>
      </w:pPr>
      <w:bookmarkStart w:id="147" w:name="_Ref528685021"/>
      <w:bookmarkStart w:id="148" w:name="_Ref31221926"/>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5</w:t>
      </w:r>
      <w:r w:rsidRPr="00DD75E7">
        <w:rPr>
          <w:noProof/>
        </w:rPr>
        <w:fldChar w:fldCharType="end"/>
      </w:r>
      <w:bookmarkEnd w:id="147"/>
      <w:r w:rsidRPr="00DD75E7">
        <w:rPr>
          <w:noProof/>
        </w:rPr>
        <w:t xml:space="preserve"> – </w:t>
      </w:r>
      <w:bookmarkEnd w:id="148"/>
      <w:r>
        <w:rPr>
          <w:noProof/>
        </w:rPr>
        <w:t>LIF regulation of rhesus macaque granulosa cells</w:t>
      </w:r>
    </w:p>
    <w:p w14:paraId="16B87A62" w14:textId="1DC166E5" w:rsidR="001737B6" w:rsidRPr="001737B6" w:rsidRDefault="00BB5F27" w:rsidP="001737B6">
      <w:r>
        <w:rPr>
          <w:noProof/>
        </w:rPr>
        <w:object w:dxaOrig="4246" w:dyaOrig="10716" w14:anchorId="4271AB32">
          <v:shape id="_x0000_i1028" type="#_x0000_t75" alt="" style="width:212.15pt;height:535.3pt;mso-width-percent:0;mso-height-percent:0;mso-width-percent:0;mso-height-percent:0" o:ole="">
            <v:imagedata r:id="rId18" o:title=""/>
          </v:shape>
          <o:OLEObject Type="Embed" ProgID="Prism8.Document" ShapeID="_x0000_i1028" DrawAspect="Content" ObjectID="_1654450461" r:id="rId19"/>
        </w:object>
      </w:r>
    </w:p>
    <w:p w14:paraId="200BA522" w14:textId="156CF90B" w:rsidR="00B70843" w:rsidRPr="00AF1BDE" w:rsidRDefault="00B70843" w:rsidP="00B70843">
      <w:r>
        <w:t xml:space="preserve">Nonluteinized granulosa cells (NLGC, left panels) and 36 h luteinized granulosa cells (LGC, right panels) cultured for 24 h with 0 or 1 ng/mL LIF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VEGF concentration (pg/mL) in culture media. Panel B: Progesterone concentration in culture media. Panel C: Normalized mRNA expression of LIF treatment marker SOCS3. Panel D: Normalized mRNA expression of hypoxia marker KDM3A and hCG treatment marker HSD3B. n = 4</w:t>
      </w:r>
    </w:p>
    <w:p w14:paraId="79CAD94C" w14:textId="57008CAB" w:rsidR="00F07BE0" w:rsidRDefault="00B70843" w:rsidP="00B70843">
      <w:pPr>
        <w:pStyle w:val="Heading1"/>
      </w:pPr>
      <w:r w:rsidRPr="00DD75E7">
        <w:br w:type="page"/>
      </w:r>
      <w:r w:rsidR="00CA0F37" w:rsidRPr="00DD75E7">
        <w:lastRenderedPageBreak/>
        <w:t>Introduction</w:t>
      </w:r>
      <w:bookmarkStart w:id="149" w:name="_2et92p0" w:colFirst="0" w:colLast="0"/>
      <w:bookmarkEnd w:id="139"/>
      <w:bookmarkEnd w:id="149"/>
      <w:r w:rsidR="00F90230">
        <w:t xml:space="preserve"> </w:t>
      </w:r>
    </w:p>
    <w:p w14:paraId="48D5CCAA" w14:textId="1BFC9162" w:rsidR="002160BB" w:rsidRPr="002160BB" w:rsidRDefault="002160BB" w:rsidP="002160BB">
      <w:pPr>
        <w:rPr>
          <w:rFonts w:asciiTheme="minorHAnsi" w:eastAsia="Times New Roman" w:hAnsiTheme="minorHAnsi"/>
        </w:rPr>
      </w:pPr>
      <w:r w:rsidRPr="002160BB">
        <w:rPr>
          <w:rFonts w:asciiTheme="minorHAnsi" w:hAnsiTheme="minorHAnsi"/>
        </w:rPr>
        <w:t xml:space="preserve">Luteinizing hormone (LH) stimulates ovulation and induces an inflammatory-type reaction in the follicle, which is necessary for fertility. During ovulation, LH induces secretion of critical intrafollicular factors, which </w:t>
      </w:r>
      <w:r w:rsidR="00E272DC">
        <w:rPr>
          <w:rFonts w:asciiTheme="minorHAnsi" w:hAnsiTheme="minorHAnsi"/>
        </w:rPr>
        <w:t>notably</w:t>
      </w:r>
      <w:r w:rsidR="00E272DC" w:rsidRPr="002160BB">
        <w:rPr>
          <w:rFonts w:asciiTheme="minorHAnsi" w:hAnsiTheme="minorHAnsi"/>
        </w:rPr>
        <w:t xml:space="preserve"> </w:t>
      </w:r>
      <w:r w:rsidRPr="002160BB">
        <w:rPr>
          <w:rFonts w:asciiTheme="minorHAnsi" w:hAnsiTheme="minorHAnsi"/>
        </w:rPr>
        <w:t xml:space="preserve">include inflammatory cytokines. However, the functional </w:t>
      </w:r>
      <w:r w:rsidR="00E272DC">
        <w:rPr>
          <w:rFonts w:asciiTheme="minorHAnsi" w:hAnsiTheme="minorHAnsi"/>
        </w:rPr>
        <w:t>roles for</w:t>
      </w:r>
      <w:r w:rsidRPr="002160BB">
        <w:rPr>
          <w:rFonts w:asciiTheme="minorHAnsi" w:hAnsiTheme="minorHAnsi"/>
        </w:rPr>
        <w:t xml:space="preserve"> most ovulation-associated cytokines are unknown</w:t>
      </w:r>
      <w:r w:rsidR="00E272DC">
        <w:rPr>
          <w:rFonts w:asciiTheme="minorHAnsi" w:hAnsiTheme="minorHAnsi"/>
        </w:rPr>
        <w:t xml:space="preserve"> in non-human primates and humans</w:t>
      </w:r>
      <w:r w:rsidRPr="002160BB">
        <w:rPr>
          <w:rFonts w:asciiTheme="minorHAnsi" w:hAnsiTheme="minorHAnsi"/>
        </w:rPr>
        <w:t xml:space="preserve">. There is a critical need to determine the function of LH-stimulated follicular cytokines in order to determine essential pathways for ovulation that could serve as targets for regulation of female fertility. </w:t>
      </w:r>
    </w:p>
    <w:p w14:paraId="4D196C60" w14:textId="691F8B19" w:rsidR="002160BB" w:rsidRPr="002160BB" w:rsidRDefault="002160BB" w:rsidP="002160BB">
      <w:pPr>
        <w:rPr>
          <w:rFonts w:asciiTheme="minorHAnsi" w:hAnsiTheme="minorHAnsi"/>
        </w:rPr>
      </w:pPr>
      <w:r w:rsidRPr="002160BB">
        <w:rPr>
          <w:rFonts w:asciiTheme="minorHAnsi" w:hAnsiTheme="minorHAnsi"/>
        </w:rPr>
        <w:t xml:space="preserve">Follicular LIF levels increase 15-fold in </w:t>
      </w:r>
      <w:r>
        <w:t>rhesus macaques</w:t>
      </w:r>
      <w:r w:rsidRPr="002160BB">
        <w:rPr>
          <w:rFonts w:asciiTheme="minorHAnsi" w:hAnsiTheme="minorHAnsi"/>
        </w:rPr>
        <w:t> </w:t>
      </w:r>
      <w:r w:rsidRPr="002160BB">
        <w:rPr>
          <w:rFonts w:asciiTheme="minorHAnsi" w:hAnsiTheme="minorHAnsi"/>
        </w:rPr>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2160BB">
        <w:rPr>
          <w:rFonts w:asciiTheme="minorHAnsi" w:hAnsiTheme="minorHAnsi"/>
        </w:rPr>
        <w:fldChar w:fldCharType="separate"/>
      </w:r>
      <w:r w:rsidR="00F10B2C" w:rsidRPr="00F10B2C">
        <w:rPr>
          <w:noProof/>
        </w:rPr>
        <w:t>[1]</w:t>
      </w:r>
      <w:r w:rsidRPr="002160BB">
        <w:rPr>
          <w:rFonts w:asciiTheme="minorHAnsi" w:hAnsiTheme="minorHAnsi"/>
        </w:rPr>
        <w:fldChar w:fldCharType="end"/>
      </w:r>
      <w:r w:rsidRPr="002160BB">
        <w:rPr>
          <w:rFonts w:asciiTheme="minorHAnsi" w:hAnsiTheme="minorHAnsi"/>
        </w:rPr>
        <w:t xml:space="preserve"> and humans </w:t>
      </w:r>
      <w:r w:rsidRPr="002160BB">
        <w:rPr>
          <w:rFonts w:asciiTheme="minorHAnsi" w:hAnsiTheme="minorHAnsi"/>
        </w:rPr>
        <w:fldChar w:fldCharType="begin" w:fldLock="1"/>
      </w:r>
      <w:r w:rsidR="00DE157D">
        <w:instrText>ADDIN CSL_CITATION {"citationItems":[{"id":"ITEM-1","itemData":{"ISBN":"0268-1161 (Print) 0268-1161 (Linking)","ISSN":"0268-1161 (Print)","PMID":"9222008","abstract":"Leukaemia inhibitory factor (LIF) is a 43 kDa glycoprotein with a remarkable range of biological actions in different tissue systems. LIF improves the rate of fertilization of mouse oocytes in vitro and up-regulates aromatase enzyme. We postulated that LIF may be an important modulator of ovarian function and may also improve embryo quality in humans. Follicular fluid samples from patients undergoing in-vitro fertilization (IVF) and embryo transfer (n = 123), from women undergoing ovarian stimulation (n = 4) and from women undergoing laparoscopy for tubal ligation during their follicular phase (n = 3) were used. Follicular fluid LIF, oestradiol, and progesterone were measured and embryo quality was assessed. Granulosa-lutein cells were cultured for 3 days in Ham's F-12:Dulbecco's modified Eagle's medium (DMEM). Ovarian stromal cells, isolated by enzymatic dispersion of ovarian tissue, were also cultured in the same medium. Following experimental treatments, LIF mRNA and protein concentrations were quantified. The concentration of LIF was 0.8 +/- 0.3 (mean +/- SEM) pg/ml in pre-human chorionic gonadotrophin (HCG) follicular fluid samples and 13.0 +/- 1.1 pg/ml in post-HCG follicular fluid samples (P &lt; 0.05). LIF levels were undetectable in three follicular fluid samples obtained during unstimulated follicular phase. There was a correlation between follicular fluid LIF and follicular fluid oestradiol concentrations (r = 0.36; P = 0.0001) and the number of grade I embryos (r = 0.62; P = 0.01). LIF mRNA and the protein were expressed constitutively but in low amounts in the ovarian stromal cell cultures. The concentrations of LIF mRNA as well as protein were increased by interleukin (IL)-1alpha and tumour necrosis factor alpha (TNF alpha) in a time- and concentration-dependent manner. Purified granulosa-lutein cells expressed low amounts of LIF mRNA and protein which were not significantly increased by IL-1alpha or TNF alpha. Our findings suggest that HCG stimulates the expression of LIF in follicular fluid. Both granulosa-lutein and ovarian stromal cells express the LIF mRNA and produce the protein. Modulation of LIF in these cells may play an important role in the physiology of ovulation and early embryo development.","author":[{"dropping-particle":"","family":"Arici","given":"A","non-dropping-particle":"","parse-names":false,"suffix":""},{"dropping-particle":"","family":"Oral","given":"E","non-dropping-particle":"","parse-names":false,"suffix":""},{"dropping-particle":"","family":"Bahtiyar","given":"O","non-dropping-particle":"","parse-names":false,"suffix":""},{"dropping-particle":"","family":"Engin","given":"O","non-dropping-particle":"","parse-names":false,"suffix":""},{"dropping-particle":"","family":"Seli","given":"E","non-dropping-particle":"","parse-names":false,"suffix":""},{"dropping-particle":"","family":"Jones","given":"E E","non-dropping-particle":"","parse-names":false,"suffix":""}],"container-title":"Hum Reprod","id":"ITEM-1","issue":"6","issued":{"date-parts":[["1997"]]},"note":"Reminder to self: LIF is glycosolyated which likely has effect on function\n\nCOS cycles: pre-hCG undetectable, 34-h post hCG 13.0+1.1 pg/mL\nUnstimulated cycle, pre-LH: undetectable\n\nData seem to indicate that leukocytes are responsible for IL1 and TNF induced increase in LIF in granulosa-lutein cells, they do NOT show any of this data, probably large variabiliy. Did not do same leukocyte depletion in ovarian stroma to determine source of LIF","page":"1233-1239","title":"Leukaemia inhibitory factor expression in human follicular fluid and ovarian cells","type":"article-journal","volume":"12"},"uris":["http://www.mendeley.com/documents/?uuid=48338854-e451-4c1a-bd8c-0a0e56c0e075"]}],"mendeley":{"formattedCitation":"[2]","plainTextFormattedCitation":"[2]","previouslyFormattedCitation":"[2]"},"properties":{"noteIndex":0},"schema":"https://github.com/citation-style-language/schema/raw/master/csl-citation.json"}</w:instrText>
      </w:r>
      <w:r w:rsidRPr="002160BB">
        <w:rPr>
          <w:rFonts w:asciiTheme="minorHAnsi" w:hAnsiTheme="minorHAnsi"/>
        </w:rPr>
        <w:fldChar w:fldCharType="separate"/>
      </w:r>
      <w:r w:rsidR="00F10B2C" w:rsidRPr="00F10B2C">
        <w:rPr>
          <w:noProof/>
        </w:rPr>
        <w:t>[2]</w:t>
      </w:r>
      <w:r w:rsidRPr="002160BB">
        <w:rPr>
          <w:rFonts w:asciiTheme="minorHAnsi" w:hAnsiTheme="minorHAnsi"/>
        </w:rPr>
        <w:fldChar w:fldCharType="end"/>
      </w:r>
      <w:r w:rsidRPr="002160BB">
        <w:rPr>
          <w:rFonts w:asciiTheme="minorHAnsi" w:hAnsiTheme="minorHAnsi"/>
        </w:rPr>
        <w:t xml:space="preserve"> after an ovulatory stimulus. We determined that the complete canonical LIF-signaling pathway is present in the rhesus macaque follicle during ovulation </w:t>
      </w:r>
      <w:r w:rsidRPr="002160BB">
        <w:rPr>
          <w:rFonts w:asciiTheme="minorHAnsi" w:hAnsiTheme="minorHAnsi"/>
        </w:rPr>
        <w:fldChar w:fldCharType="begin" w:fldLock="1"/>
      </w:r>
      <w:r w:rsidR="00DE157D">
        <w:instrText>ADDIN CSL_CITATION {"citationItems":[{"id":"ITEM-1","itemData":{"DOI":"10.1093/molehr/gaq089","ISBN":"1360-9947\\r1460-2407","ISSN":"1460-2407","PMID":"21036944","abstract":"Experiments were designed to evaluate changes in the transcriptome (mRNA levels) in the ovulatory, luteinizing follicle of rhesus monkeys, using a controlled ovulation model that permits analysis of the naturally selected, dominant follicle at specific intervals (0, 12, 24 and 36 h) after exposure to an ovulatory (exogenous hCG) stimulus during the menstrual cycle. Total RNA was prepared from individual follicles (n= 4-8/timepoint), with an aliquot used for microarray analysis (Affymetrix Rhesus Macaque Genome Array) and the remainder applied to quantitative real-time PCR (q-PCR) assays. The microarray data from individual samples distinctly clustered according to timepoints, and ovulated follicles displayed markedly different expression patterns from unruptured follicles at 36 h. Between timepoint comparisons revealed profound changes in mRNA expression profiles. The dynamic pattern of mRNA expression for steroidogenic enzymes (CYP17A, CYP19A, HSD3B2, HSD11B1 and HSD11B2), steroidogenic acute regulatory protein (StAR) and gonadotrophin receptors [LH/choriogonadotrophin receptor (LHCGR), FSH receptor (FSHR)] as determined by microarray analysis correlated precisely with those from blinded q-PCR assays. Patterns of mRNA expression for epidermal-growth-factor-like factors (amphiregulin, epiregulin) and processes [hyaluronan synthase 2 (HAS2), tumor necrosis factor alpha-induced protein 6 (TNFAIP6)] implicated in cumulus-oocyte maturation/expansion were also comparable between assays. Thus, several mRNAs displayed the expected expression pattern for purported theca (e.g. CYP17A), granulosa (CYP19A, FSHR), cumulus (HAS2, TNFAIP6) cell and surface epithelium (HSD11B)-related genes in the rodent/primate pre-ovulatory follicle. This database will be of great value in analyzing molecular and cellular pathways associated with periovulatory events in the primate follicle (e.g. follicle rupture, luteinization, inflammatory response and angiogenesis), and for identifying novel gene products controlling mammalian fertility.","author":[{"dropping-particle":"","family":"Xu","given":"Fuhua","non-dropping-particle":"","parse-names":false,"suffix":""},{"dropping-particle":"","family":"Stouffer","given":"Richard L.","non-dropping-particle":"","parse-names":false,"suffix":""},{"dropping-particle":"","family":"Müller","given":"Jörg","non-dropping-particle":"","parse-names":false,"suffix":""},{"dropping-particle":"","family":"Hennebold","given":"Jon D.","non-dropping-particle":"","parse-names":false,"suffix":""},{"dropping-particle":"","family":"Wright","given":"Jay W.","non-dropping-particle":"","parse-names":false,"suffix":""},{"dropping-particle":"","family":"Bahar","given":"Alistair","non-dropping-particle":"","parse-names":false,"suffix":""},{"dropping-particle":"","family":"Leder","given":"Gabriele","non-dropping-particle":"","parse-names":false,"suffix":""},{"dropping-particle":"","family":"Peters","given":"Michaele","non-dropping-particle":"","parse-names":false,"suffix":""},{"dropping-particle":"","family":"Thorne","given":"Melissa","non-dropping-particle":"","parse-names":false,"suffix":""},{"dropping-particle":"","family":"Sims","given":"Micaela","non-dropping-particle":"","parse-names":false,"suffix":""},{"dropping-particle":"","family":"Wintermantel","given":"Tim","non-dropping-particle":"","parse-names":false,"suffix":""},{"dropping-particle":"","family":"Lindenthal","given":"Bernhard","non-dropping-particle":"","parse-names":false,"suffix":""}],"container-title":"Molecular human reproduction","id":"ITEM-1","issue":"3","issued":{"date-parts":[["2011","3"]]},"note":"RNA Isolation - The follicle was separated from the ovary, frozen in liquid nitrogen and stored at 2808C for later isolation of total RNA using Trizol (Invitrogen, Carlsbad, CA, USA) according to Invitrogen’s standard protocol. Part of the RNA preparation","page":"152-65","title":"Dynamics of the transcriptome in the primate ovulatory follicle.","type":"article-journal","volume":"17"},"uris":["http://www.mendeley.com/documents/?uuid=83cc0d65-603d-4970-8cdd-848863f0ece1"]}],"mendeley":{"formattedCitation":"[3]","plainTextFormattedCitation":"[3]","previouslyFormattedCitation":"[3]"},"properties":{"noteIndex":0},"schema":"https://github.com/citation-style-language/schema/raw/master/csl-citation.json"}</w:instrText>
      </w:r>
      <w:r w:rsidRPr="002160BB">
        <w:rPr>
          <w:rFonts w:asciiTheme="minorHAnsi" w:hAnsiTheme="minorHAnsi"/>
        </w:rPr>
        <w:fldChar w:fldCharType="separate"/>
      </w:r>
      <w:r w:rsidR="00F10B2C" w:rsidRPr="00F10B2C">
        <w:rPr>
          <w:noProof/>
        </w:rPr>
        <w:t>[3]</w:t>
      </w:r>
      <w:r w:rsidRPr="002160BB">
        <w:rPr>
          <w:rFonts w:asciiTheme="minorHAnsi" w:hAnsiTheme="minorHAnsi"/>
        </w:rPr>
        <w:fldChar w:fldCharType="end"/>
      </w:r>
      <w:r w:rsidRPr="002160BB">
        <w:rPr>
          <w:rFonts w:asciiTheme="minorHAnsi" w:hAnsiTheme="minorHAnsi"/>
        </w:rPr>
        <w:t>. Members include the LIF receptor, co-receptor (gp130), and the LIF-activated transcription factor STAT3 (signal transducer and activator of transcription 3). Most notably, LIF signaling is required for rhesus macaque ovulation, which our laboratory recently published </w:t>
      </w:r>
      <w:r w:rsidRPr="002160BB">
        <w:rPr>
          <w:rFonts w:asciiTheme="minorHAnsi" w:hAnsiTheme="minorHAnsi"/>
        </w:rPr>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2160BB">
        <w:rPr>
          <w:rFonts w:asciiTheme="minorHAnsi" w:hAnsiTheme="minorHAnsi"/>
        </w:rPr>
        <w:fldChar w:fldCharType="separate"/>
      </w:r>
      <w:r w:rsidR="00F10B2C" w:rsidRPr="00F10B2C">
        <w:rPr>
          <w:noProof/>
        </w:rPr>
        <w:t>[1]</w:t>
      </w:r>
      <w:r w:rsidRPr="002160BB">
        <w:rPr>
          <w:rFonts w:asciiTheme="minorHAnsi" w:hAnsiTheme="minorHAnsi"/>
        </w:rPr>
        <w:fldChar w:fldCharType="end"/>
      </w:r>
      <w:r w:rsidRPr="002160BB">
        <w:rPr>
          <w:rFonts w:asciiTheme="minorHAnsi" w:hAnsiTheme="minorHAnsi"/>
        </w:rPr>
        <w:t>. Although LIF follicular concentrations are positively correlated with embryo quality, the downstream functional LIF effects are unknown in the follicle.</w:t>
      </w:r>
    </w:p>
    <w:p w14:paraId="42478567" w14:textId="296EE084" w:rsidR="00E272DC" w:rsidRPr="00E272DC" w:rsidRDefault="00E272DC" w:rsidP="00E272DC">
      <w:pPr>
        <w:rPr>
          <w:rFonts w:eastAsia="Times New Roman"/>
        </w:rPr>
      </w:pPr>
      <w:r w:rsidRPr="002160BB">
        <w:rPr>
          <w:rFonts w:asciiTheme="minorHAnsi" w:hAnsiTheme="minorHAnsi"/>
          <w:iCs/>
        </w:rPr>
        <w:t>Thus, the objective</w:t>
      </w:r>
      <w:r w:rsidRPr="002160BB">
        <w:rPr>
          <w:rFonts w:asciiTheme="minorHAnsi" w:hAnsiTheme="minorHAnsi"/>
        </w:rPr>
        <w:t xml:space="preserve"> of this study was to </w:t>
      </w:r>
      <w:r>
        <w:rPr>
          <w:rFonts w:asciiTheme="minorHAnsi" w:hAnsiTheme="minorHAnsi"/>
        </w:rPr>
        <w:t xml:space="preserve">determine factors that promote LIF signaling in rhesus macaque granulosa cells. </w:t>
      </w:r>
      <w:r w:rsidRPr="002160BB">
        <w:rPr>
          <w:rFonts w:asciiTheme="minorHAnsi" w:hAnsiTheme="minorHAnsi"/>
        </w:rPr>
        <w:t xml:space="preserve">The </w:t>
      </w:r>
      <w:r w:rsidRPr="002160BB">
        <w:rPr>
          <w:rFonts w:asciiTheme="minorHAnsi" w:hAnsiTheme="minorHAnsi"/>
          <w:iCs/>
        </w:rPr>
        <w:t>hypothesis</w:t>
      </w:r>
      <w:r w:rsidRPr="002160BB">
        <w:rPr>
          <w:rFonts w:asciiTheme="minorHAnsi" w:hAnsiTheme="minorHAnsi"/>
        </w:rPr>
        <w:t xml:space="preserve"> was that </w:t>
      </w:r>
      <w:r w:rsidRPr="00E272DC">
        <w:rPr>
          <w:rFonts w:asciiTheme="minorHAnsi" w:hAnsiTheme="minorHAnsi"/>
        </w:rPr>
        <w:t xml:space="preserve">secretion of the cytokine leukemia inhibitory factor (LIF) was regulated by processes known to be important for ovulation, specifically LHCGR activation and </w:t>
      </w:r>
      <w:commentRangeStart w:id="150"/>
      <w:r w:rsidRPr="00E272DC">
        <w:rPr>
          <w:rFonts w:asciiTheme="minorHAnsi" w:hAnsiTheme="minorHAnsi"/>
        </w:rPr>
        <w:t>low oxygen tension</w:t>
      </w:r>
      <w:commentRangeEnd w:id="150"/>
      <w:r>
        <w:rPr>
          <w:rStyle w:val="CommentReference"/>
        </w:rPr>
        <w:commentReference w:id="150"/>
      </w:r>
      <w:r w:rsidRPr="002160BB">
        <w:rPr>
          <w:rFonts w:asciiTheme="minorHAnsi" w:hAnsiTheme="minorHAnsi"/>
        </w:rPr>
        <w:t>.</w:t>
      </w:r>
      <w:bookmarkStart w:id="151" w:name="_Toc531282727"/>
      <w:r w:rsidRPr="00E272DC">
        <w:rPr>
          <w:rFonts w:eastAsia="Times New Roman"/>
          <w:iCs/>
        </w:rPr>
        <w:t xml:space="preserve"> </w:t>
      </w:r>
      <w:r>
        <w:rPr>
          <w:rFonts w:eastAsia="Times New Roman"/>
          <w:iCs/>
        </w:rPr>
        <w:t>Additionally,</w:t>
      </w:r>
      <w:r w:rsidRPr="00E272DC">
        <w:rPr>
          <w:rFonts w:eastAsia="Times New Roman"/>
        </w:rPr>
        <w:t xml:space="preserve"> LIF activates canonical inflammatory transcription factors and modulates progesterone biosynthesis in the rhesus macaque</w:t>
      </w:r>
      <w:r>
        <w:rPr>
          <w:rFonts w:eastAsia="Times New Roman"/>
        </w:rPr>
        <w:t xml:space="preserve"> </w:t>
      </w:r>
      <w:r w:rsidR="002A1A50">
        <w:rPr>
          <w:rFonts w:eastAsia="Times New Roman"/>
        </w:rPr>
        <w:t>follicular</w:t>
      </w:r>
      <w:r>
        <w:rPr>
          <w:rFonts w:eastAsia="Times New Roman"/>
        </w:rPr>
        <w:t xml:space="preserve"> granulosa cells</w:t>
      </w:r>
      <w:r w:rsidRPr="00E272DC">
        <w:rPr>
          <w:rFonts w:eastAsia="Times New Roman"/>
        </w:rPr>
        <w:t>.</w:t>
      </w:r>
    </w:p>
    <w:bookmarkEnd w:id="151"/>
    <w:p w14:paraId="4B21561C" w14:textId="29B6873C" w:rsidR="002160BB" w:rsidRPr="002160BB" w:rsidRDefault="002160BB" w:rsidP="002160BB"/>
    <w:p w14:paraId="75FF318A" w14:textId="77777777" w:rsidR="00A41E20" w:rsidRPr="00DD75E7" w:rsidRDefault="00CA0F37" w:rsidP="00AA3962">
      <w:pPr>
        <w:pStyle w:val="Heading1"/>
      </w:pPr>
      <w:bookmarkStart w:id="152" w:name="_Toc465190630"/>
      <w:r w:rsidRPr="00DD75E7">
        <w:t>Materials and Methods</w:t>
      </w:r>
      <w:bookmarkEnd w:id="152"/>
    </w:p>
    <w:p w14:paraId="5A1C81ED" w14:textId="2F1FB80F" w:rsidR="00A41E20" w:rsidRDefault="00CA0F37" w:rsidP="009903DE">
      <w:pPr>
        <w:pStyle w:val="Heading2"/>
      </w:pPr>
      <w:bookmarkStart w:id="153" w:name="_1t3h5sf" w:colFirst="0" w:colLast="0"/>
      <w:bookmarkStart w:id="154" w:name="_Toc465190631"/>
      <w:bookmarkEnd w:id="153"/>
      <w:r w:rsidRPr="00DD75E7">
        <w:t>Animal</w:t>
      </w:r>
      <w:bookmarkEnd w:id="154"/>
      <w:r w:rsidR="00F10B2C">
        <w:t xml:space="preserve"> Protocols</w:t>
      </w:r>
    </w:p>
    <w:p w14:paraId="2058407A" w14:textId="238C822A" w:rsidR="00DE157D" w:rsidRDefault="00F10B2C" w:rsidP="00F10B2C">
      <w:r>
        <w:t>All animal protocols have been previously described in detail including the housing and general care of rhesus macaques</w:t>
      </w:r>
      <w:r w:rsidR="00DE157D">
        <w:t>(</w:t>
      </w:r>
      <w:proofErr w:type="spellStart"/>
      <w:r w:rsidR="00DE157D" w:rsidRPr="00DE157D">
        <w:rPr>
          <w:i/>
        </w:rPr>
        <w:t>Macaca</w:t>
      </w:r>
      <w:proofErr w:type="spellEnd"/>
      <w:r w:rsidR="00DE157D" w:rsidRPr="00DE157D">
        <w:rPr>
          <w:i/>
        </w:rPr>
        <w:t xml:space="preserve"> </w:t>
      </w:r>
      <w:proofErr w:type="spellStart"/>
      <w:r w:rsidR="00DE157D" w:rsidRPr="00DE157D">
        <w:rPr>
          <w:i/>
        </w:rPr>
        <w:t>mulatta</w:t>
      </w:r>
      <w:proofErr w:type="spellEnd"/>
      <w:r>
        <w:t>) </w:t>
      </w:r>
      <w:r>
        <w:fldChar w:fldCharType="begin" w:fldLock="1"/>
      </w:r>
      <w:r w:rsidR="00DE157D">
        <w:instrText>ADDIN CSL_CITATION {"citationItems":[{"id":"ITEM-1","itemData":{"ISBN":"0006-3363 (Print)\\r0006-3363 (Linking)","ISSN":"0006-3363","PMID":"2508776","abstract":"Twenty-three rhesus monkeys were subjected to 9 days of ovarian hyperstimulation with sequential exposure to human follicle-stimulating hormone (hFSH) and then human luteinizing hormone (hLH) + hFSH. Six animals (26%) did not exhibit sustained, elevated levels of circulating estradiol, primarily due to the occurrence of a premature surge of endogenous LH (n = 4). Seventeen animals (74%) responded with supraphysiologic levels of circulating estradiol (peak value: means = 4480 pg/ml) and received human chorionic gonadotropin (hCG) on Day 10. Oocytes were collected 26 h later by aspiration of large antral follicles. Oocyte quantity (means = 18/animal) and quality (63% mature) were evaluated by in vitro fertilization (IVF), embryonic development, and embryo transfer to foster mothers. Modified conditions for the successful fertilization of oocytes used a Tyrode's augmented (TALP) medium supplemented with 0.3% bovine serum albumin (BSA). Oocytes were inseminated at the metaphase II stage with ejaculated, washed sperm (50 100 x 10(3)/ml) preexposed at ambient temperature to caffeine and dibutyryl cyclic adenosine 3'5'-monophosphate. Successful fertilization ranged from 26% to 75%. In one experiment, 5 of 11 embryos produced by IVF developed in vitro to hatched blastocysts. Embryo freezing employed a propanediol-based protocol and was applied to early cleavage-stage embryos with 100% (5 of 5) post-thaw survival. Two frozen-thawed embryos were transferred transtubally on 3 occasions into rhesus monkeys during the early luteal phase of spontaneous menstrual cycles. One pregnancy resulted, which proceeded normally to the unassisted delivery of a male offspring 170 days after the LH surge. We conclude that this sequential regimen of human gonadotropins provides a cohort of oocytes from rhesus monkeys that will complete meiotic maturation and fertilize in vitro, with embryonic development proceeding in vitro and in vivo. The production of putative antibodies to human gonadotropins, assessed by the presence of Protein A-precipitated hCG binding components in sera, limits the repeated use of monkeys in the hyperstimulation protocol. Nevertheless, this model system should facilitate further studies on oocyte maturation, fertilization, and early embryogenesis in primates.","author":[{"dropping-particle":"","family":"Wolf","given":"D P","non-dropping-particle":"","parse-names":false,"suffix":""},{"dropping-particle":"","family":"Vandevoort","given":"C A","non-dropping-particle":"","parse-names":false,"suffix":""},{"dropping-particle":"","family":"Meyer-Haas","given":"G R","non-dropping-particle":"","parse-names":false,"suffix":""},{"dropping-particle":"","family":"Zelinski-Wooten","given":"M B","non-dropping-particle":"","parse-names":false,"suffix":""},{"dropping-particle":"","family":"Hess","given":"D L","non-dropping-particle":"","parse-names":false,"suffix":""},{"dropping-particle":"","family":"Baughman","given":"W L","non-dropping-particle":"","parse-names":false,"suffix":""},{"dropping-particle":"","family":"Stouffer","given":"Richard L.","non-dropping-particle":"","parse-names":false,"suffix":""}],"container-title":"Biology of reproduction","id":"ITEM-1","issue":"2","issued":{"date-parts":[["1989","8"]]},"page":"335-46","title":"In vitro fertilization and embryo transfer in the rhesus monkey.","type":"article-journal","volume":"41"},"uris":["http://www.mendeley.com/documents/?uuid=b9faa88a-7e17-413a-8443-f3056068ba26"]}],"mendeley":{"formattedCitation":"[4]","plainTextFormattedCitation":"[4]","previouslyFormattedCitation":"[4]"},"properties":{"noteIndex":0},"schema":"https://github.com/citation-style-language/schema/raw/master/csl-citation.json"}</w:instrText>
      </w:r>
      <w:r>
        <w:fldChar w:fldCharType="separate"/>
      </w:r>
      <w:r w:rsidRPr="00F10B2C">
        <w:rPr>
          <w:noProof/>
        </w:rPr>
        <w:t>[4]</w:t>
      </w:r>
      <w:r>
        <w:fldChar w:fldCharType="end"/>
      </w:r>
      <w:r>
        <w:t>, monitoring of serum hormone levels</w:t>
      </w:r>
      <w:r w:rsidR="00DE157D">
        <w:t> </w:t>
      </w:r>
      <w:r w:rsidR="00DE157D">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00DE157D">
        <w:fldChar w:fldCharType="separate"/>
      </w:r>
      <w:r w:rsidR="00DE157D" w:rsidRPr="00DE157D">
        <w:rPr>
          <w:noProof/>
        </w:rPr>
        <w:t>[1]</w:t>
      </w:r>
      <w:r w:rsidR="00DE157D">
        <w:fldChar w:fldCharType="end"/>
      </w:r>
      <w:r w:rsidR="00DE157D">
        <w:t>, controlled ovulation </w:t>
      </w:r>
      <w:r w:rsidR="00DE157D">
        <w:fldChar w:fldCharType="begin" w:fldLock="1"/>
      </w:r>
      <w:r w:rsidR="00DE157D">
        <w:instrText>ADDIN CSL_CITATION {"citationItems":[{"id":"ITEM-1","itemData":{"DOI":"10.1093/humrep/deg467","ISBN":"0268-1161 (Print)\\r0268-1161 (Linking)","ISSN":"0268-1161","PMID":"14585870","abstract":"BACKGROUND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primates.","author":[{"dropping-particle":"","family":"Young","given":"Kelly A.","non-dropping-particle":"","parse-names":false,"suffix":""},{"dropping-particle":"","family":"Chaffin","given":"Charles L.","non-dropping-particle":"","parse-names":false,"suffix":""},{"dropping-particle":"","family":"Molskness","given":"Theodore A.","non-dropping-particle":"","parse-names":false,"suffix":""},{"dropping-particle":"","family":"Stouffer","given":"Richard L.","non-dropping-particle":"","parse-names":false,"suffix":""}],"container-title":"Human reproduction (Oxford, England)","id":"ITEM-1","issue":"11","issued":{"date-parts":[["2003","11"]]},"page":"2257-63","title":"Controlled ovulation of the dominant follicle: a critical role for LH in the late follicular phase of the menstrual cycle.","type":"article-journal","volume":"18"},"uris":["http://www.mendeley.com/documents/?uuid=95d6ca0f-44cd-44de-af04-421c5a3ee686"]}],"mendeley":{"formattedCitation":"[5]","plainTextFormattedCitation":"[5]","previouslyFormattedCitation":"[5]"},"properties":{"noteIndex":0},"schema":"https://github.com/citation-style-language/schema/raw/master/csl-citation.json"}</w:instrText>
      </w:r>
      <w:r w:rsidR="00DE157D">
        <w:fldChar w:fldCharType="separate"/>
      </w:r>
      <w:r w:rsidR="00DE157D" w:rsidRPr="00DE157D">
        <w:rPr>
          <w:noProof/>
        </w:rPr>
        <w:t>[5]</w:t>
      </w:r>
      <w:r w:rsidR="00DE157D">
        <w:fldChar w:fldCharType="end"/>
      </w:r>
      <w:r w:rsidR="00DE157D">
        <w:t>, controlled ovarian stimulation </w:t>
      </w:r>
      <w:r w:rsidR="00DE157D">
        <w:fldChar w:fldCharType="begin" w:fldLock="1"/>
      </w:r>
      <w:r w:rsidR="00DE157D">
        <w:instrText>ADDIN CSL_CITATION {"citationItems":[{"id":"ITEM-1","itemData":{"DOI":"10.1093/humrep/15.12.2489","ISBN":"0268-1161 (Print)","ISSN":"0268-1161","PMID":"11098016","abstract":"Peri-ovulatory progesterone plays an indispensable role in ovulation and luteinization, possibly by controlling tissue remodelling of the ovulatory follicle. This study was designed to evaluate gonadotrophin- versus progestin-mediated changes to the morphology of the follicle wall during luteinization. Ovaries were obtained from macaques undergoing ovarian stimulation either before (0 h) or up to 36 h following administration of an ovulatory human chorionic gonadotrophin (HCG) bolus with or without a 3beta-hydroxysteroid dehydrogenase inhibitor and a non-metabolisable progestin. Morphological changes occurred within 12 h of HCG in the theca, and around 24 h in the granulosa layer and basement membrane. Steroid depletion resulted in follicles that did not luteinize during the 36 h interval, or alternatively, those that exhibited premature luteinization by 12 h post-HCG. Progestin replacement restored normal morphology, although the presence of antral blood suggested acceleration of normal tissue remodelling. A proportion of pre-ovulatory follicles became atretic after the HCG bolus, although progestin treatment reduced the percentage of atretic follicles. Ovarian stimulation resulted in the development of multiple pre-ovulatory follicles which are heterogeneous in their response to the HCG bolus and local progestin action. Nevertheless, this model supports both anti-atretic and pro-differentiative actions of progesterone in promoting follicular health and remodelling during the development of the corpus luteum.","author":[{"dropping-particle":"","family":"Chaffin","given":"Charles L.","non-dropping-particle":"","parse-names":false,"suffix":""},{"dropping-particle":"","family":"Stouffer","given":"Richard L.","non-dropping-particle":"","parse-names":false,"suffix":""}],"container-title":"Human reproduction (Oxford, England)","id":"ITEM-1","issue":"12","issued":{"date-parts":[["2000","12"]]},"page":"2489-95","title":"Role of gonadotrophins and progesterone in the regulation of morphological remodelling and atresia in the monkey peri-ovulatory follicle.","type":"article-journal","volume":"15"},"uris":["http://www.mendeley.com/documents/?uuid=5eb8a003-5ede-4f69-a394-fb49a8871bd2"]}],"mendeley":{"formattedCitation":"[6]","plainTextFormattedCitation":"[6]","previouslyFormattedCitation":"[6]"},"properties":{"noteIndex":0},"schema":"https://github.com/citation-style-language/schema/raw/master/csl-citation.json"}</w:instrText>
      </w:r>
      <w:r w:rsidR="00DE157D">
        <w:fldChar w:fldCharType="separate"/>
      </w:r>
      <w:r w:rsidR="00DE157D" w:rsidRPr="00DE157D">
        <w:rPr>
          <w:noProof/>
        </w:rPr>
        <w:t>[6]</w:t>
      </w:r>
      <w:r w:rsidR="00DE157D">
        <w:fldChar w:fldCharType="end"/>
      </w:r>
      <w:r w:rsidR="00DE157D">
        <w:t>,</w:t>
      </w:r>
      <w:r w:rsidR="006253B3" w:rsidRPr="006253B3">
        <w:t xml:space="preserve"> </w:t>
      </w:r>
      <w:r w:rsidR="006253B3">
        <w:t>rhesus granulosa cel</w:t>
      </w:r>
      <w:r w:rsidR="006253B3">
        <w:t>l isolation </w:t>
      </w:r>
      <w:r w:rsidR="006253B3">
        <w:fldChar w:fldCharType="begin" w:fldLock="1"/>
      </w:r>
      <w:r w:rsidR="00EB7E7B">
        <w:instrText>ADDIN CSL_CITATION {"citationItems":[{"id":"ITEM-1","itemData":{"DOI":"10.1095/biolreprod.115.134981","ISSN":"1529-7268","PMID":"26985003","abstract":"Adenoviral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luteinization.","author":[{"dropping-particle":"V.","family":"Bishop","given":"Cecily","non-dropping-particle":"","parse-names":false,"suffix":""},{"dropping-particle":"","family":"Hennebold","given":"Jon D.","non-dropping-particle":"","parse-names":false,"suffix":""},{"dropping-particle":"","family":"Kahl","given":"Christoph A","non-dropping-particle":"","parse-names":false,"suffix":""},{"dropping-particle":"","family":"Stouffer","given":"Richard L.","non-dropping-particle":"","parse-names":false,"suffix":""}],"container-title":"Biology of reproduction","id":"ITEM-1","issue":"5","issued":{"date-parts":[["2016","5","1"]]},"page":"109","title":"Knockdown of Progesterone Receptor (PGR) in Macaque Granulosa Cells Disrupts Ovulation and Progesterone Production.","type":"article-journal","volume":"94"},"uris":["http://www.mendeley.com/documents/?uuid=f098de4d-1275-351f-b922-768ba8a4b59e"]}],"mendeley":{"formattedCitation":"[7]","plainTextFormattedCitation":"[7]","previouslyFormattedCitation":"[7]"},"properties":{"noteIndex":0},"schema":"https://github.com/citation-style-language/schema/raw/master/csl-citation.json"}</w:instrText>
      </w:r>
      <w:r w:rsidR="006253B3">
        <w:fldChar w:fldCharType="separate"/>
      </w:r>
      <w:r w:rsidR="006253B3" w:rsidRPr="006253B3">
        <w:rPr>
          <w:noProof/>
        </w:rPr>
        <w:t>[7]</w:t>
      </w:r>
      <w:r w:rsidR="006253B3">
        <w:fldChar w:fldCharType="end"/>
      </w:r>
      <w:r w:rsidR="006253B3">
        <w:t>,</w:t>
      </w:r>
      <w:r w:rsidR="00DE157D">
        <w:t xml:space="preserve"> and rhesus granulosa cell culture </w:t>
      </w:r>
      <w:r w:rsidR="00DE157D">
        <w:fldChar w:fldCharType="begin" w:fldLock="1"/>
      </w:r>
      <w:r w:rsidR="006253B3">
        <w:instrText>ADDIN CSL_CITATION {"citationItems":[{"id":"ITEM-1","itemData":{"DOI":"10.1385/ENDO:22:3:249","ISSN":"1355-008X","PMID":"14709798","abstract":"The midcycle surge of luteinizing hormone (LH) triggers events within the primate periovulatory follicle that culminate in follicle rupture and luteinization of the follicle wall; these events include the shift from primarily estrogen to primarily progesterone production, vascularization of the granulosa cell layer, and expression of matrix metalloproteinases and their inhibitors (MMPs and TIMPs) thought to be necessary for follicle rupture. However, it is unknown if LH acts directly at granulosa cells to regulate these important periovulatory processes. The ovulatory LH surge also stimulates the production of prostaglandins (PGs) by the follicle just before follicle rupture, suggesting that LH may have both PG-dependent and PG-independent actions. To address these questions, gonadotropins were administered to adult female rhesus monkeys to stimulate the development of multiple, large preovulatory follicles. Granulosa cells were aspirated and maintained in vitro for up to 48 h in serum-free, chemically defined medium. Granulosa cells were cultured with LH alone or in combination with PGs to determine if these hormones act directly at granulosa cells to induce the production of factors implicated in periovulatory processes. LH treatment increased media progesterone (p &lt; 0.05) and vascular endothelial growth factor (VEGF; p &lt; 0.05) levels as well as stimulating expression of mRNAs for MMP-1 (p = 0.05), MMP-9 (p &lt; 0.05), and TIMP-1 (p &lt; 0.05), similar to the effects of an ovulatory dose of gonadotropin in vivo. PGE2 alone elevated media progesterone levels but decreased LH stimulation of MMP- 1 mRNA (p &lt; 0.05). PGF2alpha reduced LH-stimulated TIMP-1 mRNA (p &lt; 0.05) levels. These studies suggest a direct action of LH on granulosa cells to stimulate the processes involved in tissue remodeling and neovascularization, i.e., MMPs/TIMPs and angiogenic factors, as well as steroidogenesis. LH-stimulated PGs may have a regulatory role to modulate some effects of the LH surge, such as MMP/TIMP expression.","author":[{"dropping-particle":"","family":"Duffy","given":"Diane M.","non-dropping-particle":"","parse-names":false,"suffix":""},{"dropping-particle":"","family":"Stouffer","given":"Richard L.","non-dropping-particle":"","parse-names":false,"suffix":""}],"container-title":"Endocrine","id":"ITEM-1","issue":"3","issued":{"date-parts":[["2003","12"]]},"page":"249-56","title":"Luteinizing hormone acts directly at granulosa cells to stimulate periovulatory processes: modulation of luteinizing hormone effects by prostaglandins.","type":"article-journal","volume":"22"},"uris":["http://www.mendeley.com/documents/?uuid=a8f99a8d-ac8c-45c2-90c6-90c7a1fb289c"]},{"id":"ITEM-2","itemData":{"DOI":"10.1095/biolreprod.115.134981","ISSN":"1529-7268","PMID":"26985003","abstract":"Adenoviral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luteinization.","author":[{"dropping-particle":"V.","family":"Bishop","given":"Cecily","non-dropping-particle":"","parse-names":false,"suffix":""},{"dropping-particle":"","family":"Hennebold","given":"Jon D.","non-dropping-particle":"","parse-names":false,"suffix":""},{"dropping-particle":"","family":"Kahl","given":"Christoph A","non-dropping-particle":"","parse-names":false,"suffix":""},{"dropping-particle":"","family":"Stouffer","given":"Richard L.","non-dropping-particle":"","parse-names":false,"suffix":""}],"container-title":"Biology of reproduction","id":"ITEM-2","issue":"5","issued":{"date-parts":[["2016","5","1"]]},"page":"109","title":"Knockdown of Progesterone Receptor (PGR) in Macaque Granulosa Cells Disrupts Ovulation and Progesterone Production.","type":"article-journal","volume":"94"},"uris":["http://www.mendeley.com/documents/?uuid=f098de4d-1275-351f-b922-768ba8a4b59e"]}],"mendeley":{"formattedCitation":"[7,8]","plainTextFormattedCitation":"[7,8]","previouslyFormattedCitation":"[7,8]"},"properties":{"noteIndex":0},"schema":"https://github.com/citation-style-language/schema/raw/master/csl-citation.json"}</w:instrText>
      </w:r>
      <w:r w:rsidR="00DE157D">
        <w:fldChar w:fldCharType="separate"/>
      </w:r>
      <w:r w:rsidR="00DE157D" w:rsidRPr="00DE157D">
        <w:rPr>
          <w:noProof/>
        </w:rPr>
        <w:t>[7,8]</w:t>
      </w:r>
      <w:r w:rsidR="00DE157D">
        <w:fldChar w:fldCharType="end"/>
      </w:r>
      <w:r>
        <w:t xml:space="preserve">. </w:t>
      </w:r>
      <w:r w:rsidR="003574F0">
        <w:t>D</w:t>
      </w:r>
      <w:r w:rsidR="00C10CDC">
        <w:t>efinitions</w:t>
      </w:r>
      <w:r w:rsidR="00DE157D">
        <w:t xml:space="preserve"> and key </w:t>
      </w:r>
      <w:r w:rsidR="00C10CDC">
        <w:t>parameters</w:t>
      </w:r>
      <w:r w:rsidR="00DE157D">
        <w:t xml:space="preserve"> are</w:t>
      </w:r>
      <w:r w:rsidR="003574F0">
        <w:t xml:space="preserve"> briefly described below.</w:t>
      </w:r>
    </w:p>
    <w:p w14:paraId="30EFD6D3" w14:textId="4170DA30" w:rsidR="00DE157D" w:rsidRDefault="00DE157D" w:rsidP="00F10B2C">
      <w:r>
        <w:t>Controlled ovulation allows for the</w:t>
      </w:r>
      <w:r w:rsidR="006253B3">
        <w:t xml:space="preserve"> natural</w:t>
      </w:r>
      <w:r>
        <w:t xml:space="preserve"> selection and </w:t>
      </w:r>
      <w:r w:rsidR="006253B3">
        <w:t xml:space="preserve">gonadotropin-supported </w:t>
      </w:r>
      <w:r>
        <w:t>development of a single follicle and allows for precision treatment of ovulatory stimuli and subsequent collection of the follicle.</w:t>
      </w:r>
      <w:r w:rsidR="00C10CDC">
        <w:t xml:space="preserve"> </w:t>
      </w:r>
      <w:r w:rsidR="003574F0">
        <w:t>Adult female monkeys menstrual cycles were monitored by menses and serum P4 and E2</w:t>
      </w:r>
      <w:r w:rsidR="003574F0">
        <w:t xml:space="preserve">. When E2 levels reached 95-120 pg/mL a </w:t>
      </w:r>
      <w:proofErr w:type="spellStart"/>
      <w:r w:rsidR="003574F0">
        <w:t>GnRH</w:t>
      </w:r>
      <w:proofErr w:type="spellEnd"/>
      <w:r w:rsidR="003574F0">
        <w:t xml:space="preserve"> antagonist is administered to prevent a spontaneous LH surge, and FSH and </w:t>
      </w:r>
      <w:proofErr w:type="spellStart"/>
      <w:r w:rsidR="003574F0">
        <w:t>hLH</w:t>
      </w:r>
      <w:proofErr w:type="spellEnd"/>
      <w:r w:rsidR="003574F0">
        <w:t xml:space="preserve"> </w:t>
      </w:r>
      <w:r w:rsidR="003574F0" w:rsidRPr="003574F0">
        <w:t>(</w:t>
      </w:r>
      <w:commentRangeStart w:id="155"/>
      <w:r w:rsidR="003574F0" w:rsidRPr="003574F0">
        <w:t xml:space="preserve">30 IU each; </w:t>
      </w:r>
      <w:proofErr w:type="spellStart"/>
      <w:r w:rsidR="00EB7E7B">
        <w:t>Repronex</w:t>
      </w:r>
      <w:proofErr w:type="spellEnd"/>
      <w:r w:rsidR="00EB7E7B">
        <w:t xml:space="preserve">, </w:t>
      </w:r>
      <w:proofErr w:type="spellStart"/>
      <w:r w:rsidR="003574F0" w:rsidRPr="003574F0">
        <w:t>Ferring</w:t>
      </w:r>
      <w:proofErr w:type="spellEnd"/>
      <w:r w:rsidR="003574F0" w:rsidRPr="003574F0">
        <w:t xml:space="preserve"> Pharmaceuticals, Parsippany, NJ</w:t>
      </w:r>
      <w:commentRangeEnd w:id="155"/>
      <w:r w:rsidR="003574F0">
        <w:rPr>
          <w:rStyle w:val="CommentReference"/>
        </w:rPr>
        <w:commentReference w:id="155"/>
      </w:r>
      <w:r w:rsidR="003574F0" w:rsidRPr="003574F0">
        <w:t>)</w:t>
      </w:r>
      <w:r w:rsidR="003574F0">
        <w:t xml:space="preserve"> were administered </w:t>
      </w:r>
      <w:r w:rsidR="00EB7E7B">
        <w:t xml:space="preserve">over the next </w:t>
      </w:r>
      <w:commentRangeStart w:id="156"/>
      <w:r w:rsidR="00EB7E7B">
        <w:t>36 h</w:t>
      </w:r>
      <w:commentRangeEnd w:id="156"/>
      <w:r w:rsidR="00EB7E7B">
        <w:rPr>
          <w:rStyle w:val="CommentReference"/>
        </w:rPr>
        <w:commentReference w:id="156"/>
      </w:r>
      <w:r w:rsidR="00EB7E7B">
        <w:t xml:space="preserve"> </w:t>
      </w:r>
      <w:r w:rsidR="003574F0">
        <w:t xml:space="preserve">to support follicle development. On the third day of the protocol, </w:t>
      </w:r>
      <w:r w:rsidR="00EB7E7B">
        <w:t xml:space="preserve">the animals received </w:t>
      </w:r>
      <w:r w:rsidR="003574F0">
        <w:t xml:space="preserve">an ovulatory bolus of </w:t>
      </w:r>
      <w:proofErr w:type="gramStart"/>
      <w:r w:rsidR="003574F0">
        <w:t>hCG</w:t>
      </w:r>
      <w:proofErr w:type="gramEnd"/>
      <w:r w:rsidR="003574F0">
        <w:t xml:space="preserve"> (</w:t>
      </w:r>
      <w:r w:rsidR="00EB7E7B">
        <w:t xml:space="preserve">1000 IU hCG; </w:t>
      </w:r>
      <w:proofErr w:type="spellStart"/>
      <w:r w:rsidR="00EB7E7B">
        <w:t>Novarel</w:t>
      </w:r>
      <w:proofErr w:type="spellEnd"/>
      <w:r w:rsidR="00EB7E7B">
        <w:t xml:space="preserve">; </w:t>
      </w:r>
      <w:proofErr w:type="spellStart"/>
      <w:r w:rsidR="00EB7E7B">
        <w:t>Ferring</w:t>
      </w:r>
      <w:proofErr w:type="spellEnd"/>
      <w:r w:rsidR="00EB7E7B">
        <w:t xml:space="preserve"> Pharmaceuticals). The ovary containing the dominate follicle was c</w:t>
      </w:r>
      <w:r w:rsidR="00C10CDC">
        <w:t xml:space="preserve">ollected </w:t>
      </w:r>
      <w:r w:rsidR="00EB7E7B">
        <w:t xml:space="preserve">at </w:t>
      </w:r>
      <w:r w:rsidR="00C10CDC">
        <w:t xml:space="preserve">12 h, 24 h, </w:t>
      </w:r>
      <w:r w:rsidR="00EB7E7B">
        <w:t>or</w:t>
      </w:r>
      <w:r w:rsidR="00C10CDC">
        <w:t xml:space="preserve"> 36 h after hCG administration; as well, ovaries were collected from animals that did not receive hCG (0 h).</w:t>
      </w:r>
      <w:r w:rsidR="00EB7E7B">
        <w:t xml:space="preserve"> Ovaries were fixed by paraformaldehyde/sucrose, paraffin embedded, sectioned, and imaged as previously described </w:t>
      </w:r>
      <w:r w:rsidR="00EB7E7B">
        <w:fldChar w:fldCharType="begin" w:fldLock="1"/>
      </w:r>
      <w:r w:rsidR="00EB7E7B">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operties":{"noteIndex":0},"schema":"https://github.com/citation-style-language/schema/raw/master/csl-citation.json"}</w:instrText>
      </w:r>
      <w:r w:rsidR="00EB7E7B">
        <w:fldChar w:fldCharType="separate"/>
      </w:r>
      <w:r w:rsidR="00EB7E7B" w:rsidRPr="00EB7E7B">
        <w:rPr>
          <w:noProof/>
        </w:rPr>
        <w:t>[1]</w:t>
      </w:r>
      <w:r w:rsidR="00EB7E7B">
        <w:fldChar w:fldCharType="end"/>
      </w:r>
      <w:r w:rsidR="00EB7E7B">
        <w:t>.</w:t>
      </w:r>
    </w:p>
    <w:p w14:paraId="64A774EB" w14:textId="339055B7" w:rsidR="006253B3" w:rsidRDefault="006253B3" w:rsidP="00F10B2C">
      <w:r>
        <w:t>C</w:t>
      </w:r>
      <w:r>
        <w:t>ontrolled ovarian stimulation</w:t>
      </w:r>
      <w:r>
        <w:t xml:space="preserve"> </w:t>
      </w:r>
      <w:r w:rsidR="004F508C">
        <w:t xml:space="preserve">is a technique used to induce ovulation by multiple ovarian follicles for collection of multiple oocytes, and large quantities of granulosa cells. </w:t>
      </w:r>
      <w:r w:rsidR="000C6BC7">
        <w:t xml:space="preserve">Within 3 days of menstruation onset, animals received twice daily injections of </w:t>
      </w:r>
      <w:proofErr w:type="spellStart"/>
      <w:r w:rsidR="000C6BC7">
        <w:t>hFSH</w:t>
      </w:r>
      <w:proofErr w:type="spellEnd"/>
      <w:r w:rsidR="000C6BC7">
        <w:t xml:space="preserve"> (30 IU, 0800 and 1600 h) for six days. On the seventh day the </w:t>
      </w:r>
      <w:proofErr w:type="spellStart"/>
      <w:r w:rsidR="000C6BC7">
        <w:t>GnRH</w:t>
      </w:r>
      <w:proofErr w:type="spellEnd"/>
      <w:r w:rsidR="000C6BC7">
        <w:t xml:space="preserve"> antagonist </w:t>
      </w:r>
      <w:proofErr w:type="spellStart"/>
      <w:r w:rsidR="000C6BC7">
        <w:t>acyline</w:t>
      </w:r>
      <w:proofErr w:type="spellEnd"/>
      <w:r w:rsidR="000C6BC7">
        <w:t xml:space="preserve"> was </w:t>
      </w:r>
      <w:r w:rsidR="000C6BC7">
        <w:lastRenderedPageBreak/>
        <w:t xml:space="preserve">administered (75 µg/kg, 0800 h) along with </w:t>
      </w:r>
      <w:r w:rsidR="000C6BC7">
        <w:t xml:space="preserve">FSH and </w:t>
      </w:r>
      <w:proofErr w:type="spellStart"/>
      <w:r w:rsidR="000C6BC7">
        <w:t>hLH</w:t>
      </w:r>
      <w:proofErr w:type="spellEnd"/>
      <w:r w:rsidR="000C6BC7">
        <w:t xml:space="preserve"> </w:t>
      </w:r>
      <w:r w:rsidR="000C6BC7" w:rsidRPr="003574F0">
        <w:t>(</w:t>
      </w:r>
      <w:commentRangeStart w:id="157"/>
      <w:r w:rsidR="000C6BC7" w:rsidRPr="003574F0">
        <w:t>30 IU each</w:t>
      </w:r>
      <w:r w:rsidR="000C6BC7">
        <w:t>,</w:t>
      </w:r>
      <w:r w:rsidR="000C6BC7" w:rsidRPr="003574F0">
        <w:t xml:space="preserve"> </w:t>
      </w:r>
      <w:r w:rsidR="000C6BC7">
        <w:t xml:space="preserve">0800 and 1600 h; </w:t>
      </w:r>
      <w:proofErr w:type="spellStart"/>
      <w:r w:rsidR="000C6BC7">
        <w:t>Repronex</w:t>
      </w:r>
      <w:proofErr w:type="spellEnd"/>
      <w:r w:rsidR="000C6BC7">
        <w:t xml:space="preserve">, </w:t>
      </w:r>
      <w:proofErr w:type="spellStart"/>
      <w:r w:rsidR="000C6BC7" w:rsidRPr="003574F0">
        <w:t>Ferring</w:t>
      </w:r>
      <w:proofErr w:type="spellEnd"/>
      <w:r w:rsidR="000C6BC7" w:rsidRPr="003574F0">
        <w:t xml:space="preserve"> Pharmaceuticals, Parsippany, NJ</w:t>
      </w:r>
      <w:commentRangeEnd w:id="157"/>
      <w:r w:rsidR="000C6BC7">
        <w:rPr>
          <w:rStyle w:val="CommentReference"/>
        </w:rPr>
        <w:commentReference w:id="157"/>
      </w:r>
      <w:r w:rsidR="000C6BC7" w:rsidRPr="003574F0">
        <w:t>)</w:t>
      </w:r>
      <w:r w:rsidR="000C6BC7">
        <w:t xml:space="preserve">. </w:t>
      </w:r>
      <w:commentRangeStart w:id="158"/>
      <w:r w:rsidR="000C6BC7">
        <w:t xml:space="preserve">On the eighth day, </w:t>
      </w:r>
      <w:r w:rsidR="000C6BC7">
        <w:t xml:space="preserve">the animals received an ovulatory bolus of </w:t>
      </w:r>
      <w:proofErr w:type="gramStart"/>
      <w:r w:rsidR="000C6BC7">
        <w:t>hCG</w:t>
      </w:r>
      <w:proofErr w:type="gramEnd"/>
      <w:r w:rsidR="000C6BC7">
        <w:t xml:space="preserve"> (1000 IU hCG; </w:t>
      </w:r>
      <w:proofErr w:type="spellStart"/>
      <w:r w:rsidR="000C6BC7">
        <w:t>Novarel</w:t>
      </w:r>
      <w:proofErr w:type="spellEnd"/>
      <w:r w:rsidR="000C6BC7">
        <w:t xml:space="preserve">; </w:t>
      </w:r>
      <w:proofErr w:type="spellStart"/>
      <w:r w:rsidR="000C6BC7">
        <w:t>Ferring</w:t>
      </w:r>
      <w:proofErr w:type="spellEnd"/>
      <w:r w:rsidR="000C6BC7">
        <w:t xml:space="preserve"> Pharmaceutical</w:t>
      </w:r>
      <w:commentRangeEnd w:id="158"/>
      <w:r w:rsidR="00025BFF">
        <w:rPr>
          <w:rStyle w:val="CommentReference"/>
        </w:rPr>
        <w:commentReference w:id="158"/>
      </w:r>
      <w:r w:rsidR="000C6BC7">
        <w:t>s).</w:t>
      </w:r>
      <w:r w:rsidR="000C6BC7">
        <w:t xml:space="preserve"> Cumulus oocyte complexes and </w:t>
      </w:r>
      <w:r w:rsidR="00025BFF">
        <w:t xml:space="preserve">granulosa cells were aspirated by </w:t>
      </w:r>
      <w:proofErr w:type="spellStart"/>
      <w:r w:rsidR="00025BFF">
        <w:t>laproscopic</w:t>
      </w:r>
      <w:proofErr w:type="spellEnd"/>
      <w:r w:rsidR="00025BFF">
        <w:t xml:space="preserve"> techniques 36 h after </w:t>
      </w:r>
      <w:proofErr w:type="gramStart"/>
      <w:r w:rsidR="00025BFF">
        <w:t>hCG</w:t>
      </w:r>
      <w:proofErr w:type="gramEnd"/>
      <w:r w:rsidR="00025BFF">
        <w:t xml:space="preserve"> administration for luteinized granulosa cells.</w:t>
      </w:r>
    </w:p>
    <w:p w14:paraId="5775ACEA" w14:textId="735941BC" w:rsidR="004F508C" w:rsidRDefault="004F508C" w:rsidP="00F10B2C">
      <w:r>
        <w:t>G</w:t>
      </w:r>
      <w:r>
        <w:t>ranulosa cell</w:t>
      </w:r>
      <w:r>
        <w:t xml:space="preserve">s were </w:t>
      </w:r>
      <w:r w:rsidR="00EB7E7B">
        <w:t>isolated</w:t>
      </w:r>
      <w:r>
        <w:t xml:space="preserve"> from follicular aspirates by first removing oocytes, the remaining cells were </w:t>
      </w:r>
      <w:r w:rsidR="00025BFF">
        <w:t xml:space="preserve">pelleted and </w:t>
      </w:r>
      <w:proofErr w:type="spellStart"/>
      <w:r w:rsidR="00025BFF">
        <w:t>resuspended</w:t>
      </w:r>
      <w:proofErr w:type="spellEnd"/>
      <w:r w:rsidR="00025BFF">
        <w:t xml:space="preserve"> in Ham F10 medium. Granulosa cells were </w:t>
      </w:r>
      <w:r>
        <w:t>cleared of red blood cells by</w:t>
      </w:r>
      <w:r w:rsidR="00025BFF">
        <w:t xml:space="preserve"> layering </w:t>
      </w:r>
      <w:r w:rsidR="008D5795">
        <w:t xml:space="preserve">the cell suspension </w:t>
      </w:r>
      <w:r>
        <w:t xml:space="preserve">over 30% </w:t>
      </w:r>
      <w:proofErr w:type="spellStart"/>
      <w:r>
        <w:t>Percol</w:t>
      </w:r>
      <w:proofErr w:type="spellEnd"/>
      <w:r>
        <w:t xml:space="preserve"> in Hanks Balanced Salt Solution</w:t>
      </w:r>
      <w:r w:rsidR="00025BFF">
        <w:t xml:space="preserve"> and centrifug</w:t>
      </w:r>
      <w:r w:rsidR="008D5795">
        <w:t>ing</w:t>
      </w:r>
      <w:r w:rsidR="00025BFF">
        <w:t xml:space="preserve"> for 30 min at 50</w:t>
      </w:r>
      <w:r w:rsidR="008D5795">
        <w:t>0</w:t>
      </w:r>
      <w:r w:rsidR="00025BFF">
        <w:t xml:space="preserve"> </w:t>
      </w:r>
      <w:proofErr w:type="spellStart"/>
      <w:r w:rsidR="00025BFF">
        <w:t>xg</w:t>
      </w:r>
      <w:proofErr w:type="spellEnd"/>
      <w:r>
        <w:t>.</w:t>
      </w:r>
      <w:r w:rsidR="00025BFF">
        <w:t xml:space="preserve"> Cells at the interface were collected, diluted 1:5 in Ham F-10 and pelleted by centrifugation at 170 </w:t>
      </w:r>
      <w:proofErr w:type="spellStart"/>
      <w:r w:rsidR="00025BFF">
        <w:t>xg</w:t>
      </w:r>
      <w:proofErr w:type="spellEnd"/>
      <w:r w:rsidR="00025BFF">
        <w:t xml:space="preserve">. </w:t>
      </w:r>
    </w:p>
    <w:p w14:paraId="26B6FBC5" w14:textId="7FE50461" w:rsidR="00025BFF" w:rsidRPr="008D5795" w:rsidRDefault="00025BFF" w:rsidP="00F10B2C">
      <w:r>
        <w:t xml:space="preserve">Rhesus granulosa cells were assessed for viability and cultured in </w:t>
      </w:r>
      <w:r w:rsidRPr="00025BFF">
        <w:t>fibronectin-coated 48-well plates</w:t>
      </w:r>
      <w:r>
        <w:t xml:space="preserve"> (5E04 live cells/well; </w:t>
      </w:r>
      <w:r>
        <w:t>live cells/mL, live cells/cm</w:t>
      </w:r>
      <w:r>
        <w:rPr>
          <w:vertAlign w:val="superscript"/>
        </w:rPr>
        <w:t>2</w:t>
      </w:r>
      <w:r>
        <w:t xml:space="preserve">), or </w:t>
      </w:r>
      <w:r w:rsidRPr="00025BFF">
        <w:t>fibronectin-coated</w:t>
      </w:r>
      <w:r>
        <w:t xml:space="preserve"> 96-well plates ( live cells/well, live cells/mL, live cells/cm</w:t>
      </w:r>
      <w:r>
        <w:rPr>
          <w:vertAlign w:val="superscript"/>
        </w:rPr>
        <w:t>2</w:t>
      </w:r>
      <w:r>
        <w:t>) in DMEM/F12 [</w:t>
      </w:r>
      <w:r w:rsidRPr="00025BFF">
        <w:t xml:space="preserve">15 </w:t>
      </w:r>
      <w:proofErr w:type="spellStart"/>
      <w:r w:rsidRPr="00025BFF">
        <w:t>mM</w:t>
      </w:r>
      <w:proofErr w:type="spellEnd"/>
      <w:r w:rsidRPr="00025BFF">
        <w:t xml:space="preserve"> HEPES, 100 U penicillin/100 </w:t>
      </w:r>
      <w:bookmarkStart w:id="159" w:name="_GoBack"/>
      <w:bookmarkEnd w:id="159"/>
      <w:proofErr w:type="spellStart"/>
      <w:r w:rsidRPr="00025BFF">
        <w:t>lg</w:t>
      </w:r>
      <w:proofErr w:type="spellEnd"/>
      <w:r w:rsidRPr="00025BFF">
        <w:t xml:space="preserve">/ml streptomycin, ITS liquid media supplement, 0.028 mg/ml LDL, 0.002 mg/ml </w:t>
      </w:r>
      <w:proofErr w:type="spellStart"/>
      <w:r w:rsidRPr="00025BFF">
        <w:t>aprotinin</w:t>
      </w:r>
      <w:proofErr w:type="spellEnd"/>
      <w:r>
        <w:t xml:space="preserve">] in a humidified incubator at </w:t>
      </w:r>
      <w:r w:rsidR="008D5795">
        <w:t>37 </w:t>
      </w:r>
      <w:r w:rsidR="008D5795">
        <w:rPr>
          <w:rFonts w:cs="Times New Roman"/>
        </w:rPr>
        <w:t>°</w:t>
      </w:r>
      <w:r w:rsidR="008D5795">
        <w:t>C/5% CO</w:t>
      </w:r>
      <w:r w:rsidR="008D5795">
        <w:rPr>
          <w:vertAlign w:val="subscript"/>
        </w:rPr>
        <w:t>2</w:t>
      </w:r>
      <w:r w:rsidR="008D5795">
        <w:t xml:space="preserve">. Treatments were added within 2 h of plating. Twenty-four hours after treatments were added, culture media was collected and TRIzol was added directly to wells (100 µL/well for 48-well plates or 50 </w:t>
      </w:r>
      <w:proofErr w:type="spellStart"/>
      <w:r w:rsidR="008D5795">
        <w:t>uL</w:t>
      </w:r>
      <w:proofErr w:type="spellEnd"/>
      <w:r w:rsidR="008D5795">
        <w:t>/well for 96-well plates). Media was immediately frozen at -20 until analysis. Plates were immediately frozen at -80 °C until analysis.</w:t>
      </w:r>
    </w:p>
    <w:p w14:paraId="6EE4D6E9" w14:textId="054B32FD" w:rsidR="00F10B2C" w:rsidRPr="00F10B2C" w:rsidRDefault="00F10B2C" w:rsidP="00F10B2C">
      <w:commentRangeStart w:id="160"/>
      <w:r>
        <w:t xml:space="preserve">IUCAC </w:t>
      </w:r>
      <w:commentRangeEnd w:id="160"/>
      <w:r w:rsidR="00EB7E7B">
        <w:rPr>
          <w:rStyle w:val="CommentReference"/>
        </w:rPr>
        <w:commentReference w:id="160"/>
      </w:r>
      <w:r>
        <w:t xml:space="preserve">Approvals: </w:t>
      </w:r>
    </w:p>
    <w:p w14:paraId="29A6B596" w14:textId="77777777" w:rsidR="00EB7E7B" w:rsidRDefault="00EB7E7B" w:rsidP="00F10B2C">
      <w:pPr>
        <w:pStyle w:val="Heading2"/>
      </w:pPr>
      <w:proofErr w:type="spellStart"/>
      <w:r>
        <w:t>RNAScope</w:t>
      </w:r>
      <w:proofErr w:type="spellEnd"/>
    </w:p>
    <w:p w14:paraId="57AAA7E9" w14:textId="0E3B6DA6" w:rsidR="006253B3" w:rsidRDefault="006253B3" w:rsidP="00F10B2C">
      <w:pPr>
        <w:pStyle w:val="Heading2"/>
      </w:pPr>
      <w:r>
        <w:t>Culture Media Analysis</w:t>
      </w:r>
    </w:p>
    <w:p w14:paraId="18EA2B96" w14:textId="009DC38C" w:rsidR="008D5795" w:rsidRPr="008D5795" w:rsidRDefault="008D5795" w:rsidP="008D5795">
      <w:r>
        <w:t>T</w:t>
      </w:r>
      <w:r w:rsidRPr="008D5795">
        <w:t>he Endocrine Technologies Support Core</w:t>
      </w:r>
      <w:r>
        <w:t xml:space="preserve"> Laboratory (ETSL) at the ONPRC performed the ELISAs for </w:t>
      </w:r>
    </w:p>
    <w:p w14:paraId="58E7711C" w14:textId="77777777" w:rsidR="006253B3" w:rsidRDefault="006253B3" w:rsidP="00F10B2C">
      <w:pPr>
        <w:pStyle w:val="Heading2"/>
      </w:pPr>
      <w:proofErr w:type="gramStart"/>
      <w:r>
        <w:t>qPCR</w:t>
      </w:r>
      <w:proofErr w:type="gramEnd"/>
    </w:p>
    <w:p w14:paraId="1ED9E8CA" w14:textId="5829DBF0" w:rsidR="00F10B2C" w:rsidRPr="00F10B2C" w:rsidRDefault="00F10B2C" w:rsidP="00F10B2C">
      <w:pPr>
        <w:pStyle w:val="Heading2"/>
      </w:pPr>
      <w:r>
        <w:t>Statistics</w:t>
      </w:r>
    </w:p>
    <w:p w14:paraId="12B1589D" w14:textId="77777777" w:rsidR="00330041" w:rsidRPr="00DD75E7" w:rsidRDefault="00330041" w:rsidP="00AA3962">
      <w:bookmarkStart w:id="161" w:name="_4d34og8" w:colFirst="0" w:colLast="0"/>
      <w:bookmarkStart w:id="162" w:name="_Toc465190640"/>
      <w:bookmarkEnd w:id="161"/>
    </w:p>
    <w:p w14:paraId="38A127A6" w14:textId="77777777" w:rsidR="00A41E20" w:rsidRPr="00DD75E7" w:rsidRDefault="00CA0F37" w:rsidP="009903DE">
      <w:pPr>
        <w:pStyle w:val="Heading1"/>
      </w:pPr>
      <w:r w:rsidRPr="00DD75E7">
        <w:t>Results</w:t>
      </w:r>
      <w:bookmarkEnd w:id="162"/>
    </w:p>
    <w:p w14:paraId="197AD004" w14:textId="77777777" w:rsidR="00CF5B13" w:rsidRPr="00DD75E7" w:rsidRDefault="00CF5B13" w:rsidP="009903DE">
      <w:pPr>
        <w:pStyle w:val="Heading2"/>
      </w:pPr>
      <w:r w:rsidRPr="00DD75E7">
        <w:t>Visualization and quantification of luteal tissue</w:t>
      </w:r>
      <w:r w:rsidR="00750BA5" w:rsidRPr="00DD75E7">
        <w:t xml:space="preserve"> </w:t>
      </w:r>
      <w:r w:rsidR="00241F3C">
        <w:t>LDs</w:t>
      </w:r>
    </w:p>
    <w:p w14:paraId="178AF296" w14:textId="77777777" w:rsidR="00A441C3" w:rsidRDefault="00A63727" w:rsidP="00056D06">
      <w:pPr>
        <w:pStyle w:val="Heading1"/>
      </w:pPr>
      <w:bookmarkStart w:id="163" w:name="_44sinio" w:colFirst="0" w:colLast="0"/>
      <w:bookmarkStart w:id="164" w:name="_1y810tw" w:colFirst="0" w:colLast="0"/>
      <w:bookmarkStart w:id="165" w:name="_4i7ojhp" w:colFirst="0" w:colLast="0"/>
      <w:bookmarkStart w:id="166" w:name="_Hlk17104848"/>
      <w:bookmarkStart w:id="167" w:name="_Hlk20405603"/>
      <w:bookmarkEnd w:id="163"/>
      <w:bookmarkEnd w:id="164"/>
      <w:bookmarkEnd w:id="165"/>
      <w:r w:rsidRPr="00DD75E7">
        <w:t>Discussion</w:t>
      </w:r>
    </w:p>
    <w:p w14:paraId="488922C2" w14:textId="77777777" w:rsidR="009D2D06" w:rsidRDefault="009D2D06" w:rsidP="009D2D06">
      <w:pPr>
        <w:pStyle w:val="Heading1"/>
      </w:pPr>
      <w:r>
        <w:t>Acknowledgments</w:t>
      </w:r>
    </w:p>
    <w:p w14:paraId="50074424" w14:textId="77777777" w:rsidR="009D2D06" w:rsidRPr="009D2D06" w:rsidRDefault="009D2D06" w:rsidP="009D2D06">
      <w:r>
        <w:rPr>
          <w:color w:val="2A2A2A"/>
          <w:sz w:val="28"/>
          <w:szCs w:val="28"/>
          <w:shd w:val="clear" w:color="auto" w:fill="FFFFFF"/>
        </w:rPr>
        <w:t>Individuals who have provided important contributions, such as reagents, services, editorial assistance or conceptual advice, to the research described in the manuscript but are not co-authors should be acknowledged here. List funding support on the title page.</w:t>
      </w:r>
    </w:p>
    <w:p w14:paraId="41CE06D9" w14:textId="77777777" w:rsidR="009D2D06" w:rsidRDefault="009D2D06" w:rsidP="009D2D06">
      <w:pPr>
        <w:pStyle w:val="Heading1"/>
      </w:pPr>
      <w:r>
        <w:lastRenderedPageBreak/>
        <w:t>Conflict of interest</w:t>
      </w:r>
    </w:p>
    <w:p w14:paraId="17E990A5" w14:textId="77777777" w:rsidR="009D2D06" w:rsidRPr="009D2D06" w:rsidRDefault="009D2D06" w:rsidP="009D2D06">
      <w:r>
        <w:rPr>
          <w:color w:val="2A2A2A"/>
          <w:sz w:val="28"/>
          <w:szCs w:val="28"/>
          <w:shd w:val="clear" w:color="auto" w:fill="FFFFFF"/>
        </w:rPr>
        <w:t>Provide a statement indicating any potential or actual conflicts of interest with respect to the work reported in the article.</w:t>
      </w:r>
    </w:p>
    <w:p w14:paraId="765ECD4D" w14:textId="77777777" w:rsidR="009D2D06" w:rsidRDefault="009D2D06" w:rsidP="009D2D06">
      <w:pPr>
        <w:pStyle w:val="Heading1"/>
      </w:pPr>
      <w:r>
        <w:t>Author contributions</w:t>
      </w:r>
    </w:p>
    <w:p w14:paraId="2DF6E821" w14:textId="77777777" w:rsidR="009D2D06" w:rsidRPr="009D2D06" w:rsidRDefault="009D2D06" w:rsidP="009D2D06">
      <w:r>
        <w:rPr>
          <w:color w:val="2A2A2A"/>
          <w:sz w:val="28"/>
          <w:szCs w:val="28"/>
          <w:shd w:val="clear" w:color="auto" w:fill="FFFFFF"/>
        </w:rPr>
        <w:t>Indicate the contributions to the manuscript made by each author, identified by initials corresponding to first and last names.</w:t>
      </w:r>
    </w:p>
    <w:bookmarkEnd w:id="166"/>
    <w:p w14:paraId="7433F5DA" w14:textId="77777777" w:rsidR="00A41E20" w:rsidRPr="00DD75E7" w:rsidRDefault="00CA0F37" w:rsidP="00056D06">
      <w:r w:rsidRPr="00DD75E7">
        <w:br w:type="page"/>
      </w:r>
    </w:p>
    <w:bookmarkEnd w:id="167"/>
    <w:p w14:paraId="086BB16C" w14:textId="7ECEBFE3" w:rsidR="00A41E20" w:rsidRDefault="00CA0F37" w:rsidP="00AA3962">
      <w:pPr>
        <w:pStyle w:val="Heading1"/>
      </w:pPr>
      <w:r w:rsidRPr="00DD75E7">
        <w:lastRenderedPageBreak/>
        <w:t>References</w:t>
      </w:r>
    </w:p>
    <w:p w14:paraId="07793C5D" w14:textId="49736E70" w:rsidR="00EB7E7B" w:rsidRPr="00EB7E7B" w:rsidRDefault="006253B3" w:rsidP="00EB7E7B">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EB7E7B" w:rsidRPr="00EB7E7B">
        <w:rPr>
          <w:rFonts w:cs="Times New Roman"/>
          <w:noProof/>
          <w:szCs w:val="24"/>
        </w:rPr>
        <w:t>[1]</w:t>
      </w:r>
      <w:r w:rsidR="00EB7E7B" w:rsidRPr="00EB7E7B">
        <w:rPr>
          <w:rFonts w:cs="Times New Roman"/>
          <w:noProof/>
          <w:szCs w:val="24"/>
        </w:rPr>
        <w:tab/>
        <w:t>Murphy MJ, Halow NG, Royer PA, Hennebold JD. Leukemia Inhibitory Factor Is Necessary for Ovulation in Female Rhesus Macaques. Endocrinology 2016; 157:4378–4387.</w:t>
      </w:r>
    </w:p>
    <w:p w14:paraId="510D6871"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[2]</w:t>
      </w:r>
      <w:r w:rsidRPr="00EB7E7B">
        <w:rPr>
          <w:rFonts w:cs="Times New Roman"/>
          <w:noProof/>
          <w:szCs w:val="24"/>
        </w:rPr>
        <w:tab/>
        <w:t>Arici A, Oral E, Bahtiyar O, Engin O, Seli E, Jones EE. Leukaemia inhibitory factor expression in human follicular fluid and ovarian cells. Hum Reprod 1997; 12:1233–1239.</w:t>
      </w:r>
    </w:p>
    <w:p w14:paraId="0A6C9AC9"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[3]</w:t>
      </w:r>
      <w:r w:rsidRPr="00EB7E7B">
        <w:rPr>
          <w:rFonts w:cs="Times New Roman"/>
          <w:noProof/>
          <w:szCs w:val="24"/>
        </w:rPr>
        <w:tab/>
        <w:t>Xu F, Stouffer RL, Müller J, Hennebold JD, Wright JW, Bahar A, Leder G, Peters M, Thorne M, Sims M, Wintermantel T, Lindenthal B. Dynamics of the transcriptome in the primate ovulatory follicle. Mol Hum Reprod 2011; 17:152–65.</w:t>
      </w:r>
    </w:p>
    <w:p w14:paraId="037ABB6F"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[4]</w:t>
      </w:r>
      <w:r w:rsidRPr="00EB7E7B">
        <w:rPr>
          <w:rFonts w:cs="Times New Roman"/>
          <w:noProof/>
          <w:szCs w:val="24"/>
        </w:rPr>
        <w:tab/>
        <w:t>Wolf DP, Vandevoort CA, Meyer-Haas GR, Zelinski-Wooten MB, Hess DL, Baughman WL, Stouffer RL. In vitro fertilization and embryo transfer in the rhesus monkey. Biol Reprod 1989; 41:335–46.</w:t>
      </w:r>
    </w:p>
    <w:p w14:paraId="16753D76"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[5]</w:t>
      </w:r>
      <w:r w:rsidRPr="00EB7E7B">
        <w:rPr>
          <w:rFonts w:cs="Times New Roman"/>
          <w:noProof/>
          <w:szCs w:val="24"/>
        </w:rPr>
        <w:tab/>
        <w:t>Young KA, Chaffin CL, Molskness TA, Stouffer RL. Controlled ovulation of the dominant follicle: a critical role for LH in the late follicular phase of the menstrual cycle. Hum Reprod 2003; 18:2257–63.</w:t>
      </w:r>
    </w:p>
    <w:p w14:paraId="2AC38AD2"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[6]</w:t>
      </w:r>
      <w:r w:rsidRPr="00EB7E7B">
        <w:rPr>
          <w:rFonts w:cs="Times New Roman"/>
          <w:noProof/>
          <w:szCs w:val="24"/>
        </w:rPr>
        <w:tab/>
        <w:t>Chaffin CL, Stouffer RL. Role of gonadotrophins and progesterone in the regulation of morphological remodelling and atresia in the monkey peri-ovulatory follicle. Hum Reprod 2000; 15:2489–95.</w:t>
      </w:r>
    </w:p>
    <w:p w14:paraId="2AB1618C"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[7]</w:t>
      </w:r>
      <w:r w:rsidRPr="00EB7E7B">
        <w:rPr>
          <w:rFonts w:cs="Times New Roman"/>
          <w:noProof/>
          <w:szCs w:val="24"/>
        </w:rPr>
        <w:tab/>
        <w:t>Bishop C V., Hennebold JD, Kahl CA, Stouffer RL. Knockdown of Progesterone Receptor (PGR) in Macaque Granulosa Cells Disrupts Ovulation and Progesterone Production. Biol Reprod 2016; 94:109.</w:t>
      </w:r>
    </w:p>
    <w:p w14:paraId="71F807BB" w14:textId="77777777" w:rsidR="00EB7E7B" w:rsidRPr="00EB7E7B" w:rsidRDefault="00EB7E7B" w:rsidP="00EB7E7B">
      <w:pPr>
        <w:widowControl w:val="0"/>
        <w:autoSpaceDE w:val="0"/>
        <w:autoSpaceDN w:val="0"/>
        <w:adjustRightInd w:val="0"/>
        <w:ind w:left="640" w:hanging="640"/>
        <w:rPr>
          <w:rFonts w:cs="Times New Roman"/>
          <w:noProof/>
        </w:rPr>
      </w:pPr>
      <w:r w:rsidRPr="00EB7E7B">
        <w:rPr>
          <w:rFonts w:cs="Times New Roman"/>
          <w:noProof/>
          <w:szCs w:val="24"/>
        </w:rPr>
        <w:t>[8]</w:t>
      </w:r>
      <w:r w:rsidRPr="00EB7E7B">
        <w:rPr>
          <w:rFonts w:cs="Times New Roman"/>
          <w:noProof/>
          <w:szCs w:val="24"/>
        </w:rPr>
        <w:tab/>
        <w:t>Duffy DM, Stouffer RL. Luteinizing hormone acts directly at granulosa cells to stimulate periovulatory processes: modulation of luteinizing hormone effects by prostaglandins. Endocrine 2003; 22:249–56.</w:t>
      </w:r>
    </w:p>
    <w:p w14:paraId="5CA473F4" w14:textId="1643683B" w:rsidR="006253B3" w:rsidRPr="006253B3" w:rsidRDefault="006253B3" w:rsidP="006253B3">
      <w:r>
        <w:fldChar w:fldCharType="end"/>
      </w:r>
    </w:p>
    <w:p w14:paraId="26822E37" w14:textId="77777777" w:rsidR="007B024D" w:rsidRPr="00DD75E7" w:rsidRDefault="007B024D" w:rsidP="00AA3962">
      <w:bookmarkStart w:id="168" w:name="_Hlk529887497"/>
      <w:r w:rsidRPr="00DD75E7">
        <w:br w:type="page"/>
      </w:r>
    </w:p>
    <w:bookmarkEnd w:id="168"/>
    <w:p w14:paraId="6B33AD60" w14:textId="77777777" w:rsidR="0006470F" w:rsidRDefault="0006470F" w:rsidP="00C27652">
      <w:pPr>
        <w:pStyle w:val="Heading1"/>
      </w:pPr>
      <w:r>
        <w:lastRenderedPageBreak/>
        <w:t>Tables</w:t>
      </w:r>
    </w:p>
    <w:p w14:paraId="388F1AF6" w14:textId="77777777" w:rsidR="0006470F" w:rsidRPr="0011041D" w:rsidRDefault="0006470F" w:rsidP="00056D06"/>
    <w:p w14:paraId="650A162C" w14:textId="77777777" w:rsidR="00A41E20" w:rsidRPr="00DD75E7" w:rsidRDefault="00CA0F37">
      <w:pPr>
        <w:pStyle w:val="Heading1"/>
      </w:pPr>
      <w:r w:rsidRPr="00DD75E7">
        <w:t>Journal Submission Plan:</w:t>
      </w:r>
    </w:p>
    <w:p w14:paraId="4F0188C6" w14:textId="77777777" w:rsidR="00A41E20" w:rsidRPr="00DD75E7" w:rsidRDefault="00BA1581">
      <w:r>
        <w:t>Biology of Reproduction</w:t>
      </w:r>
    </w:p>
    <w:p w14:paraId="08E8F843" w14:textId="77777777" w:rsidR="00A41E20" w:rsidRPr="00DD75E7" w:rsidRDefault="00A41E20"/>
    <w:p w14:paraId="6C88DE21" w14:textId="77777777" w:rsidR="00A41E20" w:rsidRDefault="00CA0F37" w:rsidP="00056D06">
      <w:pPr>
        <w:pStyle w:val="Heading3"/>
      </w:pPr>
      <w:r w:rsidRPr="00DD75E7">
        <w:t>Charges to authors</w:t>
      </w:r>
    </w:p>
    <w:p w14:paraId="59BE963E" w14:textId="77777777" w:rsidR="00A521CA" w:rsidRPr="00C27652" w:rsidRDefault="00A521CA" w:rsidP="00C27652">
      <w:pPr>
        <w:ind w:left="567" w:hanging="283"/>
        <w:rPr>
          <w:rFonts w:eastAsia="Times New Roman" w:cs="Times New Roman"/>
          <w:sz w:val="20"/>
          <w:szCs w:val="20"/>
        </w:rPr>
      </w:pPr>
      <w:r w:rsidRPr="00C27652">
        <w:rPr>
          <w:sz w:val="20"/>
          <w:szCs w:val="20"/>
        </w:rPr>
        <w:t>Publication and Open Access Charges</w:t>
      </w:r>
    </w:p>
    <w:p w14:paraId="7F96A4E8" w14:textId="77777777" w:rsidR="00A521CA" w:rsidRPr="00C27652" w:rsidRDefault="00A521CA" w:rsidP="00C27652">
      <w:pPr>
        <w:ind w:left="567" w:hanging="283"/>
        <w:rPr>
          <w:sz w:val="20"/>
          <w:szCs w:val="20"/>
        </w:rPr>
      </w:pPr>
      <w:r w:rsidRPr="00C27652">
        <w:rPr>
          <w:sz w:val="20"/>
          <w:szCs w:val="20"/>
        </w:rPr>
        <w:t>Regular Research Articles, Letters to the Editor</w:t>
      </w:r>
    </w:p>
    <w:p w14:paraId="5141570F" w14:textId="77777777" w:rsidR="00A521CA" w:rsidRPr="00C27652" w:rsidRDefault="00A521CA" w:rsidP="00C27652">
      <w:pPr>
        <w:ind w:left="567" w:hanging="283"/>
        <w:rPr>
          <w:sz w:val="20"/>
          <w:szCs w:val="20"/>
        </w:rPr>
      </w:pPr>
      <w:r w:rsidRPr="00C27652">
        <w:rPr>
          <w:sz w:val="20"/>
          <w:szCs w:val="20"/>
        </w:rPr>
        <w:t>Society members: $650/£550/€590</w:t>
      </w:r>
    </w:p>
    <w:p w14:paraId="52B5C12D" w14:textId="77777777" w:rsidR="00A521CA" w:rsidRPr="00C27652" w:rsidRDefault="00A521CA" w:rsidP="00C27652">
      <w:pPr>
        <w:ind w:left="567" w:hanging="283"/>
        <w:rPr>
          <w:sz w:val="20"/>
          <w:szCs w:val="20"/>
        </w:rPr>
      </w:pPr>
      <w:r w:rsidRPr="00C27652">
        <w:rPr>
          <w:sz w:val="20"/>
          <w:szCs w:val="20"/>
        </w:rPr>
        <w:t>There are no charges for color Figures. All Figures will appear in black and white in the printed copies of the journal.</w:t>
      </w:r>
    </w:p>
    <w:p w14:paraId="21C0B650" w14:textId="77777777" w:rsidR="00A521CA" w:rsidRPr="00C27652" w:rsidRDefault="00A521CA" w:rsidP="00C27652">
      <w:pPr>
        <w:ind w:left="567" w:hanging="283"/>
        <w:rPr>
          <w:sz w:val="20"/>
          <w:szCs w:val="20"/>
        </w:rPr>
      </w:pPr>
      <w:r w:rsidRPr="00C27652">
        <w:rPr>
          <w:sz w:val="20"/>
          <w:szCs w:val="20"/>
        </w:rPr>
        <w:t>Authors have the option to publish their paper under </w:t>
      </w:r>
      <w:hyperlink r:id="rId20" w:history="1">
        <w:r w:rsidRPr="00C27652">
          <w:rPr>
            <w:rStyle w:val="Hyperlink"/>
            <w:color w:val="006FB7"/>
            <w:sz w:val="20"/>
            <w:szCs w:val="20"/>
            <w:bdr w:val="none" w:sz="0" w:space="0" w:color="auto" w:frame="1"/>
          </w:rPr>
          <w:t>the Oxford Open initiative</w:t>
        </w:r>
      </w:hyperlink>
      <w:r w:rsidRPr="00C27652">
        <w:rPr>
          <w:sz w:val="20"/>
          <w:szCs w:val="20"/>
        </w:rPr>
        <w:t> whereby, for a charge, their paper will be made freely available online immediately upon publication. Two types of licenses are available:</w:t>
      </w:r>
    </w:p>
    <w:p w14:paraId="791EE22B" w14:textId="77777777" w:rsidR="00A521CA" w:rsidRPr="00C27652" w:rsidRDefault="00A521CA" w:rsidP="00C27652">
      <w:pPr>
        <w:ind w:left="567" w:hanging="283"/>
        <w:rPr>
          <w:sz w:val="20"/>
          <w:szCs w:val="20"/>
        </w:rPr>
      </w:pPr>
      <w:r w:rsidRPr="00C27652">
        <w:rPr>
          <w:sz w:val="20"/>
          <w:szCs w:val="20"/>
        </w:rPr>
        <w:t>Creative Commons Attribution license (CC BY)</w:t>
      </w:r>
    </w:p>
    <w:p w14:paraId="30D773EC" w14:textId="77777777" w:rsidR="00A521CA" w:rsidRPr="00C27652" w:rsidRDefault="00A521CA" w:rsidP="00C27652">
      <w:pPr>
        <w:ind w:left="567" w:hanging="283"/>
        <w:rPr>
          <w:sz w:val="20"/>
          <w:szCs w:val="20"/>
        </w:rPr>
      </w:pPr>
      <w:r w:rsidRPr="00C27652">
        <w:rPr>
          <w:sz w:val="20"/>
          <w:szCs w:val="20"/>
        </w:rPr>
        <w:t>Creative Commons Non-Commercial license (CC BY-NC)</w:t>
      </w:r>
    </w:p>
    <w:p w14:paraId="5486F894" w14:textId="77777777" w:rsidR="00A521CA" w:rsidRPr="00C27652" w:rsidRDefault="00A521CA" w:rsidP="00C27652">
      <w:pPr>
        <w:ind w:left="567" w:hanging="283"/>
        <w:rPr>
          <w:sz w:val="20"/>
          <w:szCs w:val="20"/>
        </w:rPr>
      </w:pPr>
      <w:r w:rsidRPr="00C27652">
        <w:rPr>
          <w:sz w:val="20"/>
          <w:szCs w:val="20"/>
        </w:rPr>
        <w:t>More information about Creative Commons licenses is available on the </w:t>
      </w:r>
      <w:hyperlink r:id="rId21" w:history="1">
        <w:r w:rsidRPr="00C27652">
          <w:rPr>
            <w:rStyle w:val="Hyperlink"/>
            <w:color w:val="006FB7"/>
            <w:sz w:val="20"/>
            <w:szCs w:val="20"/>
            <w:bdr w:val="none" w:sz="0" w:space="0" w:color="auto" w:frame="1"/>
          </w:rPr>
          <w:t xml:space="preserve">Open access </w:t>
        </w:r>
        <w:proofErr w:type="spellStart"/>
        <w:r w:rsidRPr="00C27652">
          <w:rPr>
            <w:rStyle w:val="Hyperlink"/>
            <w:color w:val="006FB7"/>
            <w:sz w:val="20"/>
            <w:szCs w:val="20"/>
            <w:bdr w:val="none" w:sz="0" w:space="0" w:color="auto" w:frame="1"/>
          </w:rPr>
          <w:t>licences</w:t>
        </w:r>
        <w:proofErr w:type="spellEnd"/>
        <w:r w:rsidRPr="00C27652">
          <w:rPr>
            <w:rStyle w:val="Hyperlink"/>
            <w:color w:val="006FB7"/>
            <w:sz w:val="20"/>
            <w:szCs w:val="20"/>
            <w:bdr w:val="none" w:sz="0" w:space="0" w:color="auto" w:frame="1"/>
          </w:rPr>
          <w:t xml:space="preserve"> at OUP</w:t>
        </w:r>
      </w:hyperlink>
      <w:r w:rsidRPr="00C27652">
        <w:rPr>
          <w:sz w:val="20"/>
          <w:szCs w:val="20"/>
        </w:rPr>
        <w:t> page.</w:t>
      </w:r>
    </w:p>
    <w:p w14:paraId="58FB296B" w14:textId="77777777" w:rsidR="00A521CA" w:rsidRPr="00C27652" w:rsidRDefault="00A521CA" w:rsidP="00C27652">
      <w:pPr>
        <w:ind w:left="567" w:hanging="283"/>
        <w:rPr>
          <w:sz w:val="20"/>
          <w:szCs w:val="20"/>
        </w:rPr>
      </w:pPr>
      <w:r w:rsidRPr="00C27652">
        <w:rPr>
          <w:sz w:val="20"/>
          <w:szCs w:val="20"/>
        </w:rPr>
        <w:t>CC BY NC Open Access charges are as follows.</w:t>
      </w:r>
    </w:p>
    <w:p w14:paraId="3670DE0A" w14:textId="77777777" w:rsidR="00A521CA" w:rsidRPr="00C27652" w:rsidRDefault="00A521CA" w:rsidP="00C27652">
      <w:pPr>
        <w:ind w:left="567" w:hanging="283"/>
        <w:rPr>
          <w:sz w:val="20"/>
          <w:szCs w:val="20"/>
        </w:rPr>
      </w:pPr>
      <w:r w:rsidRPr="00C27652">
        <w:rPr>
          <w:sz w:val="20"/>
          <w:szCs w:val="20"/>
        </w:rPr>
        <w:t>For society members:</w:t>
      </w:r>
    </w:p>
    <w:p w14:paraId="2302FC41" w14:textId="77777777" w:rsidR="00A521CA" w:rsidRPr="00C27652" w:rsidRDefault="00A521CA" w:rsidP="00C27652">
      <w:pPr>
        <w:ind w:left="567" w:hanging="283"/>
        <w:rPr>
          <w:sz w:val="20"/>
          <w:szCs w:val="20"/>
        </w:rPr>
      </w:pPr>
      <w:r w:rsidRPr="00C27652">
        <w:rPr>
          <w:sz w:val="20"/>
          <w:szCs w:val="20"/>
        </w:rPr>
        <w:t>Regular charge: £1,772/ $2,835/ €2,234</w:t>
      </w:r>
    </w:p>
    <w:p w14:paraId="4493FC31" w14:textId="77777777" w:rsidR="00A521CA" w:rsidRPr="00C27652" w:rsidRDefault="00A521CA" w:rsidP="00C27652">
      <w:pPr>
        <w:ind w:left="567" w:hanging="283"/>
        <w:rPr>
          <w:sz w:val="20"/>
          <w:szCs w:val="20"/>
        </w:rPr>
      </w:pPr>
      <w:r w:rsidRPr="00C27652">
        <w:rPr>
          <w:sz w:val="20"/>
          <w:szCs w:val="20"/>
        </w:rPr>
        <w:t>Reduced Rate Developing country charge*: £985/ $1575 / €1241</w:t>
      </w:r>
    </w:p>
    <w:p w14:paraId="7C3EAE93" w14:textId="77777777" w:rsidR="00A521CA" w:rsidRPr="00C27652" w:rsidRDefault="00A521CA" w:rsidP="00C27652">
      <w:pPr>
        <w:ind w:left="567" w:hanging="283"/>
        <w:rPr>
          <w:sz w:val="20"/>
          <w:szCs w:val="20"/>
        </w:rPr>
      </w:pPr>
      <w:r w:rsidRPr="00C27652">
        <w:rPr>
          <w:sz w:val="20"/>
          <w:szCs w:val="20"/>
        </w:rPr>
        <w:t>Free Developing country charge*: £0 /$0 / €0</w:t>
      </w:r>
    </w:p>
    <w:p w14:paraId="0BBC483F" w14:textId="77777777" w:rsidR="00A521CA" w:rsidRPr="00C27652" w:rsidRDefault="00A521CA" w:rsidP="00C27652">
      <w:pPr>
        <w:ind w:left="567" w:hanging="283"/>
        <w:rPr>
          <w:sz w:val="20"/>
          <w:szCs w:val="20"/>
        </w:rPr>
      </w:pPr>
      <w:r w:rsidRPr="00C27652">
        <w:rPr>
          <w:sz w:val="20"/>
          <w:szCs w:val="20"/>
        </w:rPr>
        <w:t>Regular charge: £2,464/ $3,696/ €2,957</w:t>
      </w:r>
    </w:p>
    <w:p w14:paraId="512C62B1" w14:textId="77777777" w:rsidR="00A521CA" w:rsidRPr="00C27652" w:rsidRDefault="00A521CA" w:rsidP="00C27652">
      <w:pPr>
        <w:ind w:left="567" w:hanging="283"/>
        <w:rPr>
          <w:sz w:val="20"/>
          <w:szCs w:val="20"/>
        </w:rPr>
      </w:pPr>
      <w:r w:rsidRPr="00C27652">
        <w:rPr>
          <w:sz w:val="20"/>
          <w:szCs w:val="20"/>
        </w:rPr>
        <w:t>CC BY Open Access license charges are as follows:</w:t>
      </w:r>
    </w:p>
    <w:p w14:paraId="2ED2F6EB" w14:textId="77777777" w:rsidR="00A521CA" w:rsidRPr="00C27652" w:rsidRDefault="00A521CA" w:rsidP="00C27652">
      <w:pPr>
        <w:ind w:left="567" w:hanging="283"/>
        <w:rPr>
          <w:sz w:val="20"/>
          <w:szCs w:val="20"/>
        </w:rPr>
      </w:pPr>
      <w:r w:rsidRPr="00C27652">
        <w:rPr>
          <w:sz w:val="20"/>
          <w:szCs w:val="20"/>
        </w:rPr>
        <w:t>For society members:</w:t>
      </w:r>
    </w:p>
    <w:p w14:paraId="6E576E4F" w14:textId="77777777" w:rsidR="00A521CA" w:rsidRPr="00C27652" w:rsidRDefault="00A521CA" w:rsidP="00C27652">
      <w:pPr>
        <w:ind w:left="567" w:hanging="283"/>
        <w:rPr>
          <w:sz w:val="20"/>
          <w:szCs w:val="20"/>
        </w:rPr>
      </w:pPr>
      <w:r w:rsidRPr="00C27652">
        <w:rPr>
          <w:sz w:val="20"/>
          <w:szCs w:val="20"/>
        </w:rPr>
        <w:t>Regular charge: £1,772/ $2,835/ €2,234</w:t>
      </w:r>
    </w:p>
    <w:p w14:paraId="2B2FBDD8" w14:textId="77777777" w:rsidR="00A521CA" w:rsidRPr="00C27652" w:rsidRDefault="00A521CA" w:rsidP="00C27652">
      <w:pPr>
        <w:ind w:left="567" w:hanging="283"/>
        <w:rPr>
          <w:sz w:val="20"/>
          <w:szCs w:val="20"/>
        </w:rPr>
      </w:pPr>
      <w:r w:rsidRPr="00C27652">
        <w:rPr>
          <w:sz w:val="20"/>
          <w:szCs w:val="20"/>
        </w:rPr>
        <w:t>Reduced Rate Developing country charge*: £1050 / $1680 / €1322</w:t>
      </w:r>
    </w:p>
    <w:p w14:paraId="6192C5BC" w14:textId="77777777" w:rsidR="00A521CA" w:rsidRPr="00C27652" w:rsidRDefault="00A521CA" w:rsidP="00C27652">
      <w:pPr>
        <w:ind w:left="567" w:hanging="283"/>
        <w:rPr>
          <w:sz w:val="20"/>
          <w:szCs w:val="20"/>
        </w:rPr>
      </w:pPr>
      <w:r w:rsidRPr="00C27652">
        <w:rPr>
          <w:sz w:val="20"/>
          <w:szCs w:val="20"/>
        </w:rPr>
        <w:t>Free Developing country charge*: £0 /$0 / €0</w:t>
      </w:r>
    </w:p>
    <w:p w14:paraId="56B894F6" w14:textId="77777777" w:rsidR="00A521CA" w:rsidRPr="00C27652" w:rsidRDefault="00A521CA" w:rsidP="00C27652">
      <w:pPr>
        <w:ind w:left="567" w:hanging="283"/>
        <w:rPr>
          <w:sz w:val="20"/>
          <w:szCs w:val="20"/>
        </w:rPr>
      </w:pPr>
      <w:r w:rsidRPr="00C27652">
        <w:rPr>
          <w:sz w:val="20"/>
          <w:szCs w:val="20"/>
        </w:rPr>
        <w:t>Regular charge:  £2,464/ $3,696/ €2,957</w:t>
      </w:r>
    </w:p>
    <w:p w14:paraId="02378F24" w14:textId="77777777" w:rsidR="004D7E0F" w:rsidRPr="00C27652" w:rsidRDefault="004D7E0F" w:rsidP="00C27652">
      <w:pPr>
        <w:ind w:left="567" w:hanging="283"/>
        <w:rPr>
          <w:sz w:val="20"/>
          <w:szCs w:val="20"/>
        </w:rPr>
      </w:pPr>
    </w:p>
    <w:sectPr w:rsidR="004D7E0F" w:rsidRPr="00C27652" w:rsidSect="00272EC7">
      <w:headerReference w:type="default" r:id="rId22"/>
      <w:pgSz w:w="12240" w:h="15840"/>
      <w:pgMar w:top="720" w:right="720" w:bottom="720" w:left="72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3" w:author="Heather Talbott" w:date="2020-03-13T18:23:00Z" w:initials="HT">
    <w:p w14:paraId="6324CD63" w14:textId="77777777" w:rsidR="00C10CDC" w:rsidRDefault="00C10CDC">
      <w:pPr>
        <w:pStyle w:val="CommentText"/>
      </w:pPr>
      <w:r>
        <w:rPr>
          <w:rStyle w:val="CommentReference"/>
        </w:rPr>
        <w:annotationRef/>
      </w:r>
      <w:r>
        <w:t xml:space="preserve">NLGC: LIF results were dropped </w:t>
      </w:r>
      <w:proofErr w:type="spellStart"/>
      <w:r>
        <w:t>bc</w:t>
      </w:r>
      <w:proofErr w:type="spellEnd"/>
      <w:r>
        <w:t xml:space="preserve"> only n=2 changing from mixed-model to 3way ANOVA</w:t>
      </w:r>
    </w:p>
    <w:p w14:paraId="15E83C4A" w14:textId="77777777" w:rsidR="00C10CDC" w:rsidRDefault="00C10CDC">
      <w:pPr>
        <w:pStyle w:val="CommentText"/>
      </w:pPr>
    </w:p>
  </w:comment>
  <w:comment w:id="150" w:author="Heather Talbott" w:date="2020-03-18T13:37:00Z" w:initials="HT">
    <w:p w14:paraId="5A6EC63D" w14:textId="77777777" w:rsidR="00C10CDC" w:rsidRDefault="00C10CDC" w:rsidP="00E272DC">
      <w:pPr>
        <w:pStyle w:val="CommentText"/>
      </w:pPr>
      <w:r>
        <w:rPr>
          <w:rStyle w:val="CommentReference"/>
        </w:rPr>
        <w:annotationRef/>
      </w:r>
      <w:r>
        <w:t>Actually shown to be important in ovulation?</w:t>
      </w:r>
    </w:p>
  </w:comment>
  <w:comment w:id="155" w:author="Heather Talbott" w:date="2020-06-23T20:07:00Z" w:initials="HT">
    <w:p w14:paraId="050CB253" w14:textId="77DCF2AD" w:rsidR="003574F0" w:rsidRDefault="003574F0">
      <w:pPr>
        <w:pStyle w:val="CommentText"/>
      </w:pPr>
      <w:r>
        <w:rPr>
          <w:rStyle w:val="CommentReference"/>
        </w:rPr>
        <w:annotationRef/>
      </w:r>
      <w:r>
        <w:t>Still correct info?</w:t>
      </w:r>
    </w:p>
  </w:comment>
  <w:comment w:id="156" w:author="Heather Talbott" w:date="2020-06-23T20:14:00Z" w:initials="HT">
    <w:p w14:paraId="1DA26392" w14:textId="303249CD" w:rsidR="00EB7E7B" w:rsidRDefault="00EB7E7B">
      <w:pPr>
        <w:pStyle w:val="CommentText"/>
      </w:pPr>
      <w:r>
        <w:rPr>
          <w:rStyle w:val="CommentReference"/>
        </w:rPr>
        <w:annotationRef/>
      </w:r>
      <w:r>
        <w:t>Check info</w:t>
      </w:r>
    </w:p>
  </w:comment>
  <w:comment w:id="157" w:author="Heather Talbott" w:date="2020-06-23T20:07:00Z" w:initials="HT">
    <w:p w14:paraId="347DB47E" w14:textId="77777777" w:rsidR="000C6BC7" w:rsidRDefault="000C6BC7" w:rsidP="000C6BC7">
      <w:pPr>
        <w:pStyle w:val="CommentText"/>
      </w:pPr>
      <w:r>
        <w:rPr>
          <w:rStyle w:val="CommentReference"/>
        </w:rPr>
        <w:annotationRef/>
      </w:r>
      <w:r>
        <w:t>Still correct info?</w:t>
      </w:r>
    </w:p>
  </w:comment>
  <w:comment w:id="158" w:author="Heather Talbott" w:date="2020-06-23T20:32:00Z" w:initials="HT">
    <w:p w14:paraId="4553374D" w14:textId="6F68490F" w:rsidR="00025BFF" w:rsidRDefault="00025BFF">
      <w:pPr>
        <w:pStyle w:val="CommentText"/>
      </w:pPr>
      <w:r>
        <w:rPr>
          <w:rStyle w:val="CommentReference"/>
        </w:rPr>
        <w:annotationRef/>
      </w:r>
      <w:r>
        <w:t>Check info, and describe differences for collecting NLGC and LGC</w:t>
      </w:r>
    </w:p>
  </w:comment>
  <w:comment w:id="160" w:author="Heather Talbott" w:date="2020-06-23T20:14:00Z" w:initials="HT">
    <w:p w14:paraId="74E54354" w14:textId="76CD8FCB" w:rsidR="00EB7E7B" w:rsidRDefault="00EB7E7B">
      <w:pPr>
        <w:pStyle w:val="CommentText"/>
      </w:pPr>
      <w:r>
        <w:rPr>
          <w:rStyle w:val="CommentReference"/>
        </w:rPr>
        <w:annotationRef/>
      </w:r>
      <w:r>
        <w:t>Jon, can you pull this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E83C4A" w15:done="0"/>
  <w15:commentEx w15:paraId="5A6EC63D" w15:done="0"/>
  <w15:commentEx w15:paraId="050CB253" w15:done="0"/>
  <w15:commentEx w15:paraId="1DA26392" w15:done="0"/>
  <w15:commentEx w15:paraId="347DB47E" w15:done="0"/>
  <w15:commentEx w15:paraId="4553374D" w15:done="0"/>
  <w15:commentEx w15:paraId="74E543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87A5F4" w16cid:durableId="227A51D0"/>
  <w16cid:commentId w16cid:paraId="15E83C4A" w16cid:durableId="227A4459"/>
  <w16cid:commentId w16cid:paraId="5A6EC63D" w16cid:durableId="227A445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1FE375" w14:textId="77777777" w:rsidR="00AA677C" w:rsidRDefault="00AA677C" w:rsidP="00056D06">
      <w:r>
        <w:separator/>
      </w:r>
    </w:p>
  </w:endnote>
  <w:endnote w:type="continuationSeparator" w:id="0">
    <w:p w14:paraId="7FFF5A42" w14:textId="77777777" w:rsidR="00AA677C" w:rsidRDefault="00AA677C" w:rsidP="00056D06">
      <w:r>
        <w:continuationSeparator/>
      </w:r>
    </w:p>
  </w:endnote>
  <w:endnote w:type="continuationNotice" w:id="1">
    <w:p w14:paraId="032674B8" w14:textId="77777777" w:rsidR="00AA677C" w:rsidRDefault="00AA677C" w:rsidP="00056D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B956B" w14:textId="77777777" w:rsidR="00AA677C" w:rsidRDefault="00AA677C" w:rsidP="00056D06">
      <w:r>
        <w:separator/>
      </w:r>
    </w:p>
  </w:footnote>
  <w:footnote w:type="continuationSeparator" w:id="0">
    <w:p w14:paraId="131E5F88" w14:textId="77777777" w:rsidR="00AA677C" w:rsidRDefault="00AA677C" w:rsidP="00056D06">
      <w:r>
        <w:continuationSeparator/>
      </w:r>
    </w:p>
  </w:footnote>
  <w:footnote w:type="continuationNotice" w:id="1">
    <w:p w14:paraId="30F27615" w14:textId="77777777" w:rsidR="00AA677C" w:rsidRDefault="00AA677C" w:rsidP="00056D0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4BF82" w14:textId="6A86A802" w:rsidR="00C10CDC" w:rsidRPr="00EC0805" w:rsidRDefault="00C10CDC" w:rsidP="009555FF">
    <w:r>
      <w:fldChar w:fldCharType="begin"/>
    </w:r>
    <w:r>
      <w:instrText>PAGE</w:instrText>
    </w:r>
    <w:r>
      <w:fldChar w:fldCharType="separate"/>
    </w:r>
    <w:r w:rsidR="008D5795">
      <w:rPr>
        <w:noProof/>
      </w:rPr>
      <w:t>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87889"/>
    <w:multiLevelType w:val="hybridMultilevel"/>
    <w:tmpl w:val="FE443642"/>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3295D21"/>
    <w:multiLevelType w:val="multilevel"/>
    <w:tmpl w:val="1F9CFCFE"/>
    <w:lvl w:ilvl="0">
      <w:start w:val="1"/>
      <w:numFmt w:val="decimal"/>
      <w:pStyle w:val="Heading1"/>
      <w:lvlText w:val="%1."/>
      <w:lvlJc w:val="left"/>
      <w:pPr>
        <w:ind w:left="360" w:hanging="360"/>
      </w:pPr>
      <w:rPr>
        <w:b/>
      </w:rPr>
    </w:lvl>
    <w:lvl w:ilvl="1">
      <w:start w:val="1"/>
      <w:numFmt w:val="decimal"/>
      <w:pStyle w:val="Heading2"/>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92D4A"/>
    <w:multiLevelType w:val="multilevel"/>
    <w:tmpl w:val="7CC8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74914"/>
    <w:multiLevelType w:val="hybridMultilevel"/>
    <w:tmpl w:val="9378C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3E21CB"/>
    <w:multiLevelType w:val="hybridMultilevel"/>
    <w:tmpl w:val="5E94D114"/>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D7A75AE"/>
    <w:multiLevelType w:val="multilevel"/>
    <w:tmpl w:val="DB4E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375ACD"/>
    <w:multiLevelType w:val="multilevel"/>
    <w:tmpl w:val="4AB6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0C6644"/>
    <w:multiLevelType w:val="multilevel"/>
    <w:tmpl w:val="1D1C3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FB208C6"/>
    <w:multiLevelType w:val="multilevel"/>
    <w:tmpl w:val="745E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4364A6"/>
    <w:multiLevelType w:val="multilevel"/>
    <w:tmpl w:val="EE2E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4F2461"/>
    <w:multiLevelType w:val="multilevel"/>
    <w:tmpl w:val="A76090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57C7998"/>
    <w:multiLevelType w:val="hybridMultilevel"/>
    <w:tmpl w:val="EB48AAB8"/>
    <w:lvl w:ilvl="0" w:tplc="FE8264EA">
      <w:start w:val="1"/>
      <w:numFmt w:val="decimal"/>
      <w:lvlText w:val="Chapter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461923"/>
    <w:multiLevelType w:val="multilevel"/>
    <w:tmpl w:val="2BB62EF2"/>
    <w:lvl w:ilvl="0">
      <w:start w:val="1"/>
      <w:numFmt w:val="decimal"/>
      <w:lvlText w:val="%1."/>
      <w:lvlJc w:val="left"/>
      <w:pPr>
        <w:ind w:left="360" w:hanging="360"/>
      </w:pPr>
      <w:rPr>
        <w:b/>
      </w:rPr>
    </w:lvl>
    <w:lvl w:ilvl="1">
      <w:start w:val="1"/>
      <w:numFmt w:val="decimal"/>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2C44DD"/>
    <w:multiLevelType w:val="multilevel"/>
    <w:tmpl w:val="1F6E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A6EDB"/>
    <w:multiLevelType w:val="multilevel"/>
    <w:tmpl w:val="0409001D"/>
    <w:styleLink w:val="Figur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0E869BE"/>
    <w:multiLevelType w:val="multilevel"/>
    <w:tmpl w:val="E356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C3EA8"/>
    <w:multiLevelType w:val="hybridMultilevel"/>
    <w:tmpl w:val="D098F918"/>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63A873A9"/>
    <w:multiLevelType w:val="multilevel"/>
    <w:tmpl w:val="FB80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A71498"/>
    <w:multiLevelType w:val="multilevel"/>
    <w:tmpl w:val="6C4C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12309"/>
    <w:multiLevelType w:val="multilevel"/>
    <w:tmpl w:val="93D8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65523"/>
    <w:multiLevelType w:val="hybridMultilevel"/>
    <w:tmpl w:val="DE644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0311DA"/>
    <w:multiLevelType w:val="multilevel"/>
    <w:tmpl w:val="7BF28CF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7D1B4C74"/>
    <w:multiLevelType w:val="multilevel"/>
    <w:tmpl w:val="924AACF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7"/>
  </w:num>
  <w:num w:numId="2">
    <w:abstractNumId w:val="1"/>
  </w:num>
  <w:num w:numId="3">
    <w:abstractNumId w:val="21"/>
  </w:num>
  <w:num w:numId="4">
    <w:abstractNumId w:val="10"/>
  </w:num>
  <w:num w:numId="5">
    <w:abstractNumId w:val="22"/>
  </w:num>
  <w:num w:numId="6">
    <w:abstractNumId w:val="11"/>
  </w:num>
  <w:num w:numId="7">
    <w:abstractNumId w:val="20"/>
  </w:num>
  <w:num w:numId="8">
    <w:abstractNumId w:val="3"/>
  </w:num>
  <w:num w:numId="9">
    <w:abstractNumId w:val="12"/>
  </w:num>
  <w:num w:numId="10">
    <w:abstractNumId w:val="14"/>
  </w:num>
  <w:num w:numId="11">
    <w:abstractNumId w:val="15"/>
  </w:num>
  <w:num w:numId="12">
    <w:abstractNumId w:val="4"/>
  </w:num>
  <w:num w:numId="13">
    <w:abstractNumId w:val="0"/>
  </w:num>
  <w:num w:numId="14">
    <w:abstractNumId w:val="16"/>
  </w:num>
  <w:num w:numId="15">
    <w:abstractNumId w:val="18"/>
  </w:num>
  <w:num w:numId="16">
    <w:abstractNumId w:val="2"/>
  </w:num>
  <w:num w:numId="17">
    <w:abstractNumId w:val="19"/>
  </w:num>
  <w:num w:numId="18">
    <w:abstractNumId w:val="13"/>
  </w:num>
  <w:num w:numId="19">
    <w:abstractNumId w:val="5"/>
  </w:num>
  <w:num w:numId="20">
    <w:abstractNumId w:val="9"/>
  </w:num>
  <w:num w:numId="21">
    <w:abstractNumId w:val="6"/>
  </w:num>
  <w:num w:numId="22">
    <w:abstractNumId w:val="8"/>
  </w:num>
  <w:num w:numId="2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 Hennebold">
    <w15:presenceInfo w15:providerId="None" w15:userId="Jon Hennebold"/>
  </w15:person>
  <w15:person w15:author="Heather Talbott">
    <w15:presenceInfo w15:providerId="AD" w15:userId="S-1-5-21-1366901343-1712286707-620655208-64680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BA - Reviews on Canc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9rrxpf55d22sedvd35p2wjz0rapxvfrdpa&quot;&gt;My EndNote Library&lt;record-ids&gt;&lt;item&gt;96&lt;/item&gt;&lt;item&gt;97&lt;/item&gt;&lt;item&gt;98&lt;/item&gt;&lt;item&gt;99&lt;/item&gt;&lt;item&gt;100&lt;/item&gt;&lt;item&gt;101&lt;/item&gt;&lt;item&gt;103&lt;/item&gt;&lt;item&gt;105&lt;/item&gt;&lt;item&gt;106&lt;/item&gt;&lt;/record-ids&gt;&lt;/item&gt;&lt;/Libraries&gt;"/>
  </w:docVars>
  <w:rsids>
    <w:rsidRoot w:val="00A41E20"/>
    <w:rsid w:val="00001254"/>
    <w:rsid w:val="00001C62"/>
    <w:rsid w:val="00001F72"/>
    <w:rsid w:val="000024FD"/>
    <w:rsid w:val="000026DA"/>
    <w:rsid w:val="00002B67"/>
    <w:rsid w:val="00005EBC"/>
    <w:rsid w:val="000070D2"/>
    <w:rsid w:val="00007E49"/>
    <w:rsid w:val="000112C7"/>
    <w:rsid w:val="00017400"/>
    <w:rsid w:val="000177BE"/>
    <w:rsid w:val="000220A4"/>
    <w:rsid w:val="0002329E"/>
    <w:rsid w:val="000241DB"/>
    <w:rsid w:val="000243EC"/>
    <w:rsid w:val="00024EFA"/>
    <w:rsid w:val="000257AC"/>
    <w:rsid w:val="00025801"/>
    <w:rsid w:val="00025BFF"/>
    <w:rsid w:val="00025D6B"/>
    <w:rsid w:val="00027872"/>
    <w:rsid w:val="00032898"/>
    <w:rsid w:val="000338F2"/>
    <w:rsid w:val="00033DC7"/>
    <w:rsid w:val="000428F2"/>
    <w:rsid w:val="00042CD1"/>
    <w:rsid w:val="00045B48"/>
    <w:rsid w:val="0004704D"/>
    <w:rsid w:val="0004789F"/>
    <w:rsid w:val="00053209"/>
    <w:rsid w:val="0005410B"/>
    <w:rsid w:val="000546B2"/>
    <w:rsid w:val="00054868"/>
    <w:rsid w:val="00056017"/>
    <w:rsid w:val="00056D06"/>
    <w:rsid w:val="000570FD"/>
    <w:rsid w:val="000602F7"/>
    <w:rsid w:val="00060DE9"/>
    <w:rsid w:val="00063B90"/>
    <w:rsid w:val="0006470F"/>
    <w:rsid w:val="00064747"/>
    <w:rsid w:val="00065EFE"/>
    <w:rsid w:val="000661A5"/>
    <w:rsid w:val="000667B1"/>
    <w:rsid w:val="0006788A"/>
    <w:rsid w:val="00071645"/>
    <w:rsid w:val="00071E83"/>
    <w:rsid w:val="00073784"/>
    <w:rsid w:val="000753C3"/>
    <w:rsid w:val="00075F7B"/>
    <w:rsid w:val="00076A8E"/>
    <w:rsid w:val="00077537"/>
    <w:rsid w:val="000813CC"/>
    <w:rsid w:val="00084885"/>
    <w:rsid w:val="00086CF8"/>
    <w:rsid w:val="00093FBC"/>
    <w:rsid w:val="00094113"/>
    <w:rsid w:val="000A0792"/>
    <w:rsid w:val="000A3604"/>
    <w:rsid w:val="000A4EC3"/>
    <w:rsid w:val="000A5605"/>
    <w:rsid w:val="000A6F96"/>
    <w:rsid w:val="000A7504"/>
    <w:rsid w:val="000B2DDA"/>
    <w:rsid w:val="000B3B7C"/>
    <w:rsid w:val="000B5254"/>
    <w:rsid w:val="000B5BED"/>
    <w:rsid w:val="000B6B92"/>
    <w:rsid w:val="000C2897"/>
    <w:rsid w:val="000C3826"/>
    <w:rsid w:val="000C3C6F"/>
    <w:rsid w:val="000C6BC7"/>
    <w:rsid w:val="000C7BA8"/>
    <w:rsid w:val="000D6EB0"/>
    <w:rsid w:val="000D7BDA"/>
    <w:rsid w:val="000E196F"/>
    <w:rsid w:val="000E4518"/>
    <w:rsid w:val="000F04F7"/>
    <w:rsid w:val="000F1410"/>
    <w:rsid w:val="000F1A37"/>
    <w:rsid w:val="000F2509"/>
    <w:rsid w:val="000F38EC"/>
    <w:rsid w:val="000F5ECB"/>
    <w:rsid w:val="000F64A2"/>
    <w:rsid w:val="000F7482"/>
    <w:rsid w:val="000F7929"/>
    <w:rsid w:val="001007BE"/>
    <w:rsid w:val="00101671"/>
    <w:rsid w:val="00102764"/>
    <w:rsid w:val="00103A96"/>
    <w:rsid w:val="00104132"/>
    <w:rsid w:val="00104590"/>
    <w:rsid w:val="0010508F"/>
    <w:rsid w:val="0010734C"/>
    <w:rsid w:val="00107636"/>
    <w:rsid w:val="0011041D"/>
    <w:rsid w:val="00110B55"/>
    <w:rsid w:val="00110D41"/>
    <w:rsid w:val="00110D6F"/>
    <w:rsid w:val="001161FE"/>
    <w:rsid w:val="001163B1"/>
    <w:rsid w:val="001166FD"/>
    <w:rsid w:val="001167CB"/>
    <w:rsid w:val="00116A71"/>
    <w:rsid w:val="0012048F"/>
    <w:rsid w:val="0012074F"/>
    <w:rsid w:val="00121DD7"/>
    <w:rsid w:val="00122DF8"/>
    <w:rsid w:val="00125861"/>
    <w:rsid w:val="00126B96"/>
    <w:rsid w:val="0013070B"/>
    <w:rsid w:val="0013128D"/>
    <w:rsid w:val="00133744"/>
    <w:rsid w:val="0013648B"/>
    <w:rsid w:val="001418AF"/>
    <w:rsid w:val="0014367B"/>
    <w:rsid w:val="00145CA3"/>
    <w:rsid w:val="00146A43"/>
    <w:rsid w:val="00147A83"/>
    <w:rsid w:val="001510FF"/>
    <w:rsid w:val="00155289"/>
    <w:rsid w:val="0015705F"/>
    <w:rsid w:val="00160C0D"/>
    <w:rsid w:val="001614D3"/>
    <w:rsid w:val="0016318C"/>
    <w:rsid w:val="00163B05"/>
    <w:rsid w:val="00164A3A"/>
    <w:rsid w:val="001701C2"/>
    <w:rsid w:val="00170558"/>
    <w:rsid w:val="001737B6"/>
    <w:rsid w:val="0017538A"/>
    <w:rsid w:val="00175450"/>
    <w:rsid w:val="0017647C"/>
    <w:rsid w:val="00176D68"/>
    <w:rsid w:val="00177BA4"/>
    <w:rsid w:val="001861FF"/>
    <w:rsid w:val="001871A4"/>
    <w:rsid w:val="0018749C"/>
    <w:rsid w:val="00187A80"/>
    <w:rsid w:val="00190F15"/>
    <w:rsid w:val="00192225"/>
    <w:rsid w:val="00192819"/>
    <w:rsid w:val="00192D85"/>
    <w:rsid w:val="00193ED5"/>
    <w:rsid w:val="001954B3"/>
    <w:rsid w:val="00195CE2"/>
    <w:rsid w:val="001964F1"/>
    <w:rsid w:val="001A1ABE"/>
    <w:rsid w:val="001A2FD3"/>
    <w:rsid w:val="001A3ADF"/>
    <w:rsid w:val="001A425D"/>
    <w:rsid w:val="001A4322"/>
    <w:rsid w:val="001A6505"/>
    <w:rsid w:val="001A71DF"/>
    <w:rsid w:val="001B0185"/>
    <w:rsid w:val="001B186D"/>
    <w:rsid w:val="001B2B1C"/>
    <w:rsid w:val="001B3B23"/>
    <w:rsid w:val="001B4DD3"/>
    <w:rsid w:val="001B6960"/>
    <w:rsid w:val="001B7E4A"/>
    <w:rsid w:val="001C03AB"/>
    <w:rsid w:val="001C0C48"/>
    <w:rsid w:val="001C138C"/>
    <w:rsid w:val="001C2CC2"/>
    <w:rsid w:val="001C44E0"/>
    <w:rsid w:val="001C5A1E"/>
    <w:rsid w:val="001C7153"/>
    <w:rsid w:val="001D097A"/>
    <w:rsid w:val="001D2975"/>
    <w:rsid w:val="001D3ABA"/>
    <w:rsid w:val="001D4736"/>
    <w:rsid w:val="001D6DD3"/>
    <w:rsid w:val="001D6E0A"/>
    <w:rsid w:val="001E0CC4"/>
    <w:rsid w:val="001E1C44"/>
    <w:rsid w:val="001E1D94"/>
    <w:rsid w:val="001E6D26"/>
    <w:rsid w:val="001E6F82"/>
    <w:rsid w:val="001F073F"/>
    <w:rsid w:val="001F14C3"/>
    <w:rsid w:val="001F17FE"/>
    <w:rsid w:val="001F1B36"/>
    <w:rsid w:val="001F235D"/>
    <w:rsid w:val="001F2424"/>
    <w:rsid w:val="001F29B4"/>
    <w:rsid w:val="001F5181"/>
    <w:rsid w:val="001F6C79"/>
    <w:rsid w:val="001F6F88"/>
    <w:rsid w:val="0020030D"/>
    <w:rsid w:val="0020108B"/>
    <w:rsid w:val="00201BCC"/>
    <w:rsid w:val="002021A1"/>
    <w:rsid w:val="002025F2"/>
    <w:rsid w:val="00202B3C"/>
    <w:rsid w:val="00204920"/>
    <w:rsid w:val="00204EBC"/>
    <w:rsid w:val="00214F3D"/>
    <w:rsid w:val="002160BB"/>
    <w:rsid w:val="00217C97"/>
    <w:rsid w:val="00220333"/>
    <w:rsid w:val="002209FA"/>
    <w:rsid w:val="002218C3"/>
    <w:rsid w:val="0022583D"/>
    <w:rsid w:val="00232278"/>
    <w:rsid w:val="002342E3"/>
    <w:rsid w:val="00235220"/>
    <w:rsid w:val="002407C8"/>
    <w:rsid w:val="00241F3C"/>
    <w:rsid w:val="00242B38"/>
    <w:rsid w:val="002436EC"/>
    <w:rsid w:val="00245630"/>
    <w:rsid w:val="00246BBB"/>
    <w:rsid w:val="002515A8"/>
    <w:rsid w:val="00251E1C"/>
    <w:rsid w:val="00252F86"/>
    <w:rsid w:val="00253CC7"/>
    <w:rsid w:val="002547C1"/>
    <w:rsid w:val="0025609F"/>
    <w:rsid w:val="002610D6"/>
    <w:rsid w:val="00264CE9"/>
    <w:rsid w:val="00265D4A"/>
    <w:rsid w:val="00266946"/>
    <w:rsid w:val="00267BF4"/>
    <w:rsid w:val="00267D70"/>
    <w:rsid w:val="002711BF"/>
    <w:rsid w:val="0027223B"/>
    <w:rsid w:val="00272EC7"/>
    <w:rsid w:val="00277F3A"/>
    <w:rsid w:val="0028241F"/>
    <w:rsid w:val="00287393"/>
    <w:rsid w:val="002959E5"/>
    <w:rsid w:val="002967D2"/>
    <w:rsid w:val="002A1A50"/>
    <w:rsid w:val="002A1B1E"/>
    <w:rsid w:val="002A29C2"/>
    <w:rsid w:val="002A5BFB"/>
    <w:rsid w:val="002A7D4E"/>
    <w:rsid w:val="002B11D9"/>
    <w:rsid w:val="002B2CC9"/>
    <w:rsid w:val="002B7878"/>
    <w:rsid w:val="002C1598"/>
    <w:rsid w:val="002C2AA5"/>
    <w:rsid w:val="002C3678"/>
    <w:rsid w:val="002C459E"/>
    <w:rsid w:val="002C5A56"/>
    <w:rsid w:val="002C6EE0"/>
    <w:rsid w:val="002C7C44"/>
    <w:rsid w:val="002D324A"/>
    <w:rsid w:val="002D3B97"/>
    <w:rsid w:val="002D5736"/>
    <w:rsid w:val="002D7657"/>
    <w:rsid w:val="002E20CE"/>
    <w:rsid w:val="002E29A4"/>
    <w:rsid w:val="002E2E26"/>
    <w:rsid w:val="002E45FF"/>
    <w:rsid w:val="002E49D9"/>
    <w:rsid w:val="002E7734"/>
    <w:rsid w:val="002F1317"/>
    <w:rsid w:val="002F16BF"/>
    <w:rsid w:val="002F40E5"/>
    <w:rsid w:val="002F55D1"/>
    <w:rsid w:val="002F568D"/>
    <w:rsid w:val="002F5983"/>
    <w:rsid w:val="002F6030"/>
    <w:rsid w:val="00300B26"/>
    <w:rsid w:val="00307B27"/>
    <w:rsid w:val="003109FD"/>
    <w:rsid w:val="00310D7C"/>
    <w:rsid w:val="00312B00"/>
    <w:rsid w:val="00313486"/>
    <w:rsid w:val="00313652"/>
    <w:rsid w:val="003151A4"/>
    <w:rsid w:val="00316503"/>
    <w:rsid w:val="00320161"/>
    <w:rsid w:val="00321E9F"/>
    <w:rsid w:val="00322448"/>
    <w:rsid w:val="00322541"/>
    <w:rsid w:val="003246D2"/>
    <w:rsid w:val="00330041"/>
    <w:rsid w:val="00330681"/>
    <w:rsid w:val="00330A11"/>
    <w:rsid w:val="00331E85"/>
    <w:rsid w:val="00332B75"/>
    <w:rsid w:val="003330D3"/>
    <w:rsid w:val="00333289"/>
    <w:rsid w:val="00333AB9"/>
    <w:rsid w:val="00335568"/>
    <w:rsid w:val="0033687B"/>
    <w:rsid w:val="003405DA"/>
    <w:rsid w:val="00342585"/>
    <w:rsid w:val="0034342F"/>
    <w:rsid w:val="00343876"/>
    <w:rsid w:val="00347AAF"/>
    <w:rsid w:val="00350DAC"/>
    <w:rsid w:val="00351DA5"/>
    <w:rsid w:val="003550BF"/>
    <w:rsid w:val="00357158"/>
    <w:rsid w:val="003574F0"/>
    <w:rsid w:val="00357B3D"/>
    <w:rsid w:val="00360420"/>
    <w:rsid w:val="00363C1C"/>
    <w:rsid w:val="00365165"/>
    <w:rsid w:val="00367416"/>
    <w:rsid w:val="00367AD9"/>
    <w:rsid w:val="00367CDC"/>
    <w:rsid w:val="00371F32"/>
    <w:rsid w:val="003730CF"/>
    <w:rsid w:val="003736E5"/>
    <w:rsid w:val="003737A2"/>
    <w:rsid w:val="00375069"/>
    <w:rsid w:val="0037529F"/>
    <w:rsid w:val="00375AA8"/>
    <w:rsid w:val="00383FAE"/>
    <w:rsid w:val="0038423E"/>
    <w:rsid w:val="00386F4E"/>
    <w:rsid w:val="00387A39"/>
    <w:rsid w:val="003958FA"/>
    <w:rsid w:val="0039616D"/>
    <w:rsid w:val="00396E48"/>
    <w:rsid w:val="00396F34"/>
    <w:rsid w:val="003A395F"/>
    <w:rsid w:val="003A6B4F"/>
    <w:rsid w:val="003B18E2"/>
    <w:rsid w:val="003B2281"/>
    <w:rsid w:val="003B2A8C"/>
    <w:rsid w:val="003B3F59"/>
    <w:rsid w:val="003B6A14"/>
    <w:rsid w:val="003B7534"/>
    <w:rsid w:val="003B7E61"/>
    <w:rsid w:val="003C46AF"/>
    <w:rsid w:val="003C4708"/>
    <w:rsid w:val="003C507D"/>
    <w:rsid w:val="003C6202"/>
    <w:rsid w:val="003C6A8F"/>
    <w:rsid w:val="003C6EA9"/>
    <w:rsid w:val="003D0AD0"/>
    <w:rsid w:val="003D0ED0"/>
    <w:rsid w:val="003D13A0"/>
    <w:rsid w:val="003D1822"/>
    <w:rsid w:val="003D1985"/>
    <w:rsid w:val="003D3198"/>
    <w:rsid w:val="003D5071"/>
    <w:rsid w:val="003D5528"/>
    <w:rsid w:val="003D629A"/>
    <w:rsid w:val="003D7ECC"/>
    <w:rsid w:val="003E04F3"/>
    <w:rsid w:val="003E3602"/>
    <w:rsid w:val="003F10CB"/>
    <w:rsid w:val="003F33F4"/>
    <w:rsid w:val="003F6583"/>
    <w:rsid w:val="003F7325"/>
    <w:rsid w:val="00400C11"/>
    <w:rsid w:val="00402AF1"/>
    <w:rsid w:val="004065B9"/>
    <w:rsid w:val="00407040"/>
    <w:rsid w:val="00407B22"/>
    <w:rsid w:val="00407EDE"/>
    <w:rsid w:val="00410461"/>
    <w:rsid w:val="00410466"/>
    <w:rsid w:val="00410AF2"/>
    <w:rsid w:val="0041300B"/>
    <w:rsid w:val="00413973"/>
    <w:rsid w:val="0041433D"/>
    <w:rsid w:val="0041792E"/>
    <w:rsid w:val="00417FB4"/>
    <w:rsid w:val="0042083F"/>
    <w:rsid w:val="004209F6"/>
    <w:rsid w:val="004214FC"/>
    <w:rsid w:val="0042415F"/>
    <w:rsid w:val="00424516"/>
    <w:rsid w:val="004251EC"/>
    <w:rsid w:val="00425ADD"/>
    <w:rsid w:val="00425B1D"/>
    <w:rsid w:val="00425F89"/>
    <w:rsid w:val="00430A8B"/>
    <w:rsid w:val="00431ED7"/>
    <w:rsid w:val="00433BFC"/>
    <w:rsid w:val="00433F45"/>
    <w:rsid w:val="00433F93"/>
    <w:rsid w:val="00433FED"/>
    <w:rsid w:val="00434AD0"/>
    <w:rsid w:val="00435575"/>
    <w:rsid w:val="0043656B"/>
    <w:rsid w:val="00437D99"/>
    <w:rsid w:val="00437F62"/>
    <w:rsid w:val="004402F2"/>
    <w:rsid w:val="0044377F"/>
    <w:rsid w:val="0045092C"/>
    <w:rsid w:val="004519F6"/>
    <w:rsid w:val="00452DC6"/>
    <w:rsid w:val="00453217"/>
    <w:rsid w:val="00454626"/>
    <w:rsid w:val="0045473A"/>
    <w:rsid w:val="004573BE"/>
    <w:rsid w:val="00463442"/>
    <w:rsid w:val="00464BD4"/>
    <w:rsid w:val="00464C46"/>
    <w:rsid w:val="004662DD"/>
    <w:rsid w:val="0046655F"/>
    <w:rsid w:val="00467A8D"/>
    <w:rsid w:val="004711B8"/>
    <w:rsid w:val="004727A9"/>
    <w:rsid w:val="00472C0C"/>
    <w:rsid w:val="00473557"/>
    <w:rsid w:val="004757AD"/>
    <w:rsid w:val="00480BFB"/>
    <w:rsid w:val="00482483"/>
    <w:rsid w:val="00482FCC"/>
    <w:rsid w:val="0048503D"/>
    <w:rsid w:val="0048755D"/>
    <w:rsid w:val="00492CB0"/>
    <w:rsid w:val="004968C6"/>
    <w:rsid w:val="004A0BCA"/>
    <w:rsid w:val="004A104B"/>
    <w:rsid w:val="004A4878"/>
    <w:rsid w:val="004A6A94"/>
    <w:rsid w:val="004A7640"/>
    <w:rsid w:val="004B0399"/>
    <w:rsid w:val="004B1D24"/>
    <w:rsid w:val="004B29E8"/>
    <w:rsid w:val="004B3A17"/>
    <w:rsid w:val="004B534A"/>
    <w:rsid w:val="004B6F26"/>
    <w:rsid w:val="004B78D0"/>
    <w:rsid w:val="004C2025"/>
    <w:rsid w:val="004C2C2C"/>
    <w:rsid w:val="004C2F83"/>
    <w:rsid w:val="004C3C44"/>
    <w:rsid w:val="004C57BD"/>
    <w:rsid w:val="004D054F"/>
    <w:rsid w:val="004D0966"/>
    <w:rsid w:val="004D24F1"/>
    <w:rsid w:val="004D4AB2"/>
    <w:rsid w:val="004D4D87"/>
    <w:rsid w:val="004D68AA"/>
    <w:rsid w:val="004D7871"/>
    <w:rsid w:val="004D7E0F"/>
    <w:rsid w:val="004E11EF"/>
    <w:rsid w:val="004E136E"/>
    <w:rsid w:val="004E169C"/>
    <w:rsid w:val="004E255C"/>
    <w:rsid w:val="004E4C86"/>
    <w:rsid w:val="004E56F4"/>
    <w:rsid w:val="004F0DE2"/>
    <w:rsid w:val="004F19EC"/>
    <w:rsid w:val="004F254E"/>
    <w:rsid w:val="004F473D"/>
    <w:rsid w:val="004F508C"/>
    <w:rsid w:val="004F51FF"/>
    <w:rsid w:val="004F5357"/>
    <w:rsid w:val="004F5D53"/>
    <w:rsid w:val="004F5FEF"/>
    <w:rsid w:val="005015F4"/>
    <w:rsid w:val="0050653F"/>
    <w:rsid w:val="00506779"/>
    <w:rsid w:val="00507B3A"/>
    <w:rsid w:val="00513672"/>
    <w:rsid w:val="00513C0B"/>
    <w:rsid w:val="00513E94"/>
    <w:rsid w:val="005150F6"/>
    <w:rsid w:val="00521542"/>
    <w:rsid w:val="00522929"/>
    <w:rsid w:val="00522CE5"/>
    <w:rsid w:val="00523411"/>
    <w:rsid w:val="00523680"/>
    <w:rsid w:val="00523B57"/>
    <w:rsid w:val="00524F5B"/>
    <w:rsid w:val="005316AA"/>
    <w:rsid w:val="0053252E"/>
    <w:rsid w:val="00534405"/>
    <w:rsid w:val="00535900"/>
    <w:rsid w:val="005371D7"/>
    <w:rsid w:val="00540580"/>
    <w:rsid w:val="005415EE"/>
    <w:rsid w:val="005568E9"/>
    <w:rsid w:val="00556929"/>
    <w:rsid w:val="00557A19"/>
    <w:rsid w:val="00561051"/>
    <w:rsid w:val="00561AEA"/>
    <w:rsid w:val="005630B6"/>
    <w:rsid w:val="005631D7"/>
    <w:rsid w:val="00563DDB"/>
    <w:rsid w:val="00564C15"/>
    <w:rsid w:val="00564C2B"/>
    <w:rsid w:val="00565F3D"/>
    <w:rsid w:val="00566EE3"/>
    <w:rsid w:val="005676C2"/>
    <w:rsid w:val="00570385"/>
    <w:rsid w:val="00571210"/>
    <w:rsid w:val="00575633"/>
    <w:rsid w:val="00576414"/>
    <w:rsid w:val="005802A0"/>
    <w:rsid w:val="00580888"/>
    <w:rsid w:val="00580AD2"/>
    <w:rsid w:val="00581D3B"/>
    <w:rsid w:val="00583862"/>
    <w:rsid w:val="00583E2A"/>
    <w:rsid w:val="00590BEC"/>
    <w:rsid w:val="00591920"/>
    <w:rsid w:val="00594C12"/>
    <w:rsid w:val="00595854"/>
    <w:rsid w:val="005A182A"/>
    <w:rsid w:val="005A29F2"/>
    <w:rsid w:val="005A3588"/>
    <w:rsid w:val="005A3676"/>
    <w:rsid w:val="005A39EB"/>
    <w:rsid w:val="005A7B41"/>
    <w:rsid w:val="005B1FD1"/>
    <w:rsid w:val="005B2C35"/>
    <w:rsid w:val="005B484D"/>
    <w:rsid w:val="005B4A18"/>
    <w:rsid w:val="005C079B"/>
    <w:rsid w:val="005C132C"/>
    <w:rsid w:val="005C1EF5"/>
    <w:rsid w:val="005C236F"/>
    <w:rsid w:val="005C2530"/>
    <w:rsid w:val="005C261B"/>
    <w:rsid w:val="005C6EF4"/>
    <w:rsid w:val="005D044D"/>
    <w:rsid w:val="005D138E"/>
    <w:rsid w:val="005D186D"/>
    <w:rsid w:val="005D2815"/>
    <w:rsid w:val="005D3F37"/>
    <w:rsid w:val="005D494A"/>
    <w:rsid w:val="005D56AF"/>
    <w:rsid w:val="005D661A"/>
    <w:rsid w:val="005E176C"/>
    <w:rsid w:val="005E5B20"/>
    <w:rsid w:val="005E7B9E"/>
    <w:rsid w:val="005F0772"/>
    <w:rsid w:val="005F27D5"/>
    <w:rsid w:val="005F33C7"/>
    <w:rsid w:val="005F40E0"/>
    <w:rsid w:val="005F5159"/>
    <w:rsid w:val="005F59EF"/>
    <w:rsid w:val="00604530"/>
    <w:rsid w:val="00604DA0"/>
    <w:rsid w:val="006056D3"/>
    <w:rsid w:val="006062F7"/>
    <w:rsid w:val="00614FB2"/>
    <w:rsid w:val="006153CE"/>
    <w:rsid w:val="00616EC3"/>
    <w:rsid w:val="0061777B"/>
    <w:rsid w:val="00620702"/>
    <w:rsid w:val="00620F8E"/>
    <w:rsid w:val="006212FD"/>
    <w:rsid w:val="0062258F"/>
    <w:rsid w:val="00622B53"/>
    <w:rsid w:val="00623D5B"/>
    <w:rsid w:val="006253B3"/>
    <w:rsid w:val="00626A74"/>
    <w:rsid w:val="00627676"/>
    <w:rsid w:val="006278F9"/>
    <w:rsid w:val="006279B8"/>
    <w:rsid w:val="006320E8"/>
    <w:rsid w:val="0063324D"/>
    <w:rsid w:val="0063348E"/>
    <w:rsid w:val="00634A36"/>
    <w:rsid w:val="00634A5F"/>
    <w:rsid w:val="0063653E"/>
    <w:rsid w:val="00636884"/>
    <w:rsid w:val="00636A0E"/>
    <w:rsid w:val="006400A1"/>
    <w:rsid w:val="00641CBD"/>
    <w:rsid w:val="0064369E"/>
    <w:rsid w:val="0064492B"/>
    <w:rsid w:val="00645036"/>
    <w:rsid w:val="00650F7A"/>
    <w:rsid w:val="00652AF8"/>
    <w:rsid w:val="0065426C"/>
    <w:rsid w:val="00654945"/>
    <w:rsid w:val="0065562B"/>
    <w:rsid w:val="006577E5"/>
    <w:rsid w:val="006611FC"/>
    <w:rsid w:val="0066329D"/>
    <w:rsid w:val="0066366E"/>
    <w:rsid w:val="00665EEC"/>
    <w:rsid w:val="0066636C"/>
    <w:rsid w:val="006674C5"/>
    <w:rsid w:val="00667CDE"/>
    <w:rsid w:val="0067337E"/>
    <w:rsid w:val="00673857"/>
    <w:rsid w:val="0067420A"/>
    <w:rsid w:val="0067447E"/>
    <w:rsid w:val="00677FD7"/>
    <w:rsid w:val="00680130"/>
    <w:rsid w:val="00681169"/>
    <w:rsid w:val="00681C8F"/>
    <w:rsid w:val="0068455E"/>
    <w:rsid w:val="0068463D"/>
    <w:rsid w:val="00685428"/>
    <w:rsid w:val="0068713A"/>
    <w:rsid w:val="0068791F"/>
    <w:rsid w:val="00690D93"/>
    <w:rsid w:val="006955C2"/>
    <w:rsid w:val="006A09FE"/>
    <w:rsid w:val="006A3D79"/>
    <w:rsid w:val="006A3F1D"/>
    <w:rsid w:val="006A62C4"/>
    <w:rsid w:val="006B00B3"/>
    <w:rsid w:val="006B01BE"/>
    <w:rsid w:val="006B086B"/>
    <w:rsid w:val="006B13D8"/>
    <w:rsid w:val="006B34A7"/>
    <w:rsid w:val="006B521A"/>
    <w:rsid w:val="006B5416"/>
    <w:rsid w:val="006B732D"/>
    <w:rsid w:val="006B7891"/>
    <w:rsid w:val="006B7AF7"/>
    <w:rsid w:val="006C0DAA"/>
    <w:rsid w:val="006C1406"/>
    <w:rsid w:val="006C1596"/>
    <w:rsid w:val="006C312B"/>
    <w:rsid w:val="006C3339"/>
    <w:rsid w:val="006C3AB1"/>
    <w:rsid w:val="006D2683"/>
    <w:rsid w:val="006D27F4"/>
    <w:rsid w:val="006D2C19"/>
    <w:rsid w:val="006D55D6"/>
    <w:rsid w:val="006D5CD2"/>
    <w:rsid w:val="006D6A17"/>
    <w:rsid w:val="006D7648"/>
    <w:rsid w:val="006E0467"/>
    <w:rsid w:val="006E106C"/>
    <w:rsid w:val="006E1A72"/>
    <w:rsid w:val="006E26A6"/>
    <w:rsid w:val="006E301F"/>
    <w:rsid w:val="006E31D7"/>
    <w:rsid w:val="006E4162"/>
    <w:rsid w:val="006E61D5"/>
    <w:rsid w:val="006E7660"/>
    <w:rsid w:val="006F25BC"/>
    <w:rsid w:val="006F273F"/>
    <w:rsid w:val="006F2B7F"/>
    <w:rsid w:val="006F366F"/>
    <w:rsid w:val="006F3A8A"/>
    <w:rsid w:val="006F444C"/>
    <w:rsid w:val="006F5484"/>
    <w:rsid w:val="006F5C2D"/>
    <w:rsid w:val="006F77ED"/>
    <w:rsid w:val="006F793D"/>
    <w:rsid w:val="00701A3B"/>
    <w:rsid w:val="007035C2"/>
    <w:rsid w:val="0070438D"/>
    <w:rsid w:val="00705048"/>
    <w:rsid w:val="007101C0"/>
    <w:rsid w:val="007105FD"/>
    <w:rsid w:val="0071235F"/>
    <w:rsid w:val="00712CDA"/>
    <w:rsid w:val="00713379"/>
    <w:rsid w:val="00714BC6"/>
    <w:rsid w:val="0072193C"/>
    <w:rsid w:val="00721D06"/>
    <w:rsid w:val="00723A9A"/>
    <w:rsid w:val="00724044"/>
    <w:rsid w:val="007252A0"/>
    <w:rsid w:val="00726C50"/>
    <w:rsid w:val="00726DD3"/>
    <w:rsid w:val="00726E63"/>
    <w:rsid w:val="00733E2B"/>
    <w:rsid w:val="00734825"/>
    <w:rsid w:val="00743028"/>
    <w:rsid w:val="00743EF9"/>
    <w:rsid w:val="00750BA5"/>
    <w:rsid w:val="007514BF"/>
    <w:rsid w:val="0075399F"/>
    <w:rsid w:val="00753CDE"/>
    <w:rsid w:val="00754FAD"/>
    <w:rsid w:val="0075558C"/>
    <w:rsid w:val="00757DB9"/>
    <w:rsid w:val="00760241"/>
    <w:rsid w:val="00761888"/>
    <w:rsid w:val="00764345"/>
    <w:rsid w:val="00764825"/>
    <w:rsid w:val="007651F1"/>
    <w:rsid w:val="00766C94"/>
    <w:rsid w:val="00767F72"/>
    <w:rsid w:val="007713DD"/>
    <w:rsid w:val="00773062"/>
    <w:rsid w:val="0077399A"/>
    <w:rsid w:val="00775492"/>
    <w:rsid w:val="00777027"/>
    <w:rsid w:val="00777B70"/>
    <w:rsid w:val="007806AE"/>
    <w:rsid w:val="0078189E"/>
    <w:rsid w:val="00782935"/>
    <w:rsid w:val="00783B88"/>
    <w:rsid w:val="00784713"/>
    <w:rsid w:val="00784A26"/>
    <w:rsid w:val="00784B88"/>
    <w:rsid w:val="007873A9"/>
    <w:rsid w:val="00790958"/>
    <w:rsid w:val="007942BD"/>
    <w:rsid w:val="00794437"/>
    <w:rsid w:val="00794D9B"/>
    <w:rsid w:val="00796FD5"/>
    <w:rsid w:val="00797563"/>
    <w:rsid w:val="007A022A"/>
    <w:rsid w:val="007A18EA"/>
    <w:rsid w:val="007A1D09"/>
    <w:rsid w:val="007A20E3"/>
    <w:rsid w:val="007A3203"/>
    <w:rsid w:val="007A5F50"/>
    <w:rsid w:val="007A781E"/>
    <w:rsid w:val="007B024D"/>
    <w:rsid w:val="007B1080"/>
    <w:rsid w:val="007B15F6"/>
    <w:rsid w:val="007B1775"/>
    <w:rsid w:val="007B2857"/>
    <w:rsid w:val="007B4BE9"/>
    <w:rsid w:val="007B6AF3"/>
    <w:rsid w:val="007C0F44"/>
    <w:rsid w:val="007C2739"/>
    <w:rsid w:val="007C582E"/>
    <w:rsid w:val="007C6969"/>
    <w:rsid w:val="007D2D9B"/>
    <w:rsid w:val="007D3610"/>
    <w:rsid w:val="007D687B"/>
    <w:rsid w:val="007E1B2F"/>
    <w:rsid w:val="007E2A1D"/>
    <w:rsid w:val="007E3C02"/>
    <w:rsid w:val="007F00A9"/>
    <w:rsid w:val="007F0D7C"/>
    <w:rsid w:val="007F187B"/>
    <w:rsid w:val="007F1D2A"/>
    <w:rsid w:val="007F23C0"/>
    <w:rsid w:val="007F3ED6"/>
    <w:rsid w:val="007F47C7"/>
    <w:rsid w:val="007F5B22"/>
    <w:rsid w:val="007F6966"/>
    <w:rsid w:val="007F7D24"/>
    <w:rsid w:val="0080206F"/>
    <w:rsid w:val="00803FCE"/>
    <w:rsid w:val="008045E2"/>
    <w:rsid w:val="00804FA0"/>
    <w:rsid w:val="008107FE"/>
    <w:rsid w:val="00812599"/>
    <w:rsid w:val="00812C4C"/>
    <w:rsid w:val="00812E57"/>
    <w:rsid w:val="00815AC8"/>
    <w:rsid w:val="00815F9B"/>
    <w:rsid w:val="00816C97"/>
    <w:rsid w:val="008173B1"/>
    <w:rsid w:val="008213C1"/>
    <w:rsid w:val="00822C08"/>
    <w:rsid w:val="0082354E"/>
    <w:rsid w:val="0082419C"/>
    <w:rsid w:val="00827D90"/>
    <w:rsid w:val="00827E70"/>
    <w:rsid w:val="0083209F"/>
    <w:rsid w:val="0083254C"/>
    <w:rsid w:val="00833DC2"/>
    <w:rsid w:val="00843611"/>
    <w:rsid w:val="00843916"/>
    <w:rsid w:val="00843F7A"/>
    <w:rsid w:val="008459AF"/>
    <w:rsid w:val="00850A5D"/>
    <w:rsid w:val="00851F6C"/>
    <w:rsid w:val="00852A01"/>
    <w:rsid w:val="00855221"/>
    <w:rsid w:val="00862A02"/>
    <w:rsid w:val="00863808"/>
    <w:rsid w:val="00864597"/>
    <w:rsid w:val="00865B85"/>
    <w:rsid w:val="0086707A"/>
    <w:rsid w:val="008707B1"/>
    <w:rsid w:val="00870FB5"/>
    <w:rsid w:val="008711E1"/>
    <w:rsid w:val="008747C6"/>
    <w:rsid w:val="00874BC8"/>
    <w:rsid w:val="008755F6"/>
    <w:rsid w:val="008763B1"/>
    <w:rsid w:val="00876A9C"/>
    <w:rsid w:val="0087705C"/>
    <w:rsid w:val="00877963"/>
    <w:rsid w:val="00880436"/>
    <w:rsid w:val="008821C7"/>
    <w:rsid w:val="008823CB"/>
    <w:rsid w:val="008908CF"/>
    <w:rsid w:val="00890AD0"/>
    <w:rsid w:val="008914C4"/>
    <w:rsid w:val="008939F3"/>
    <w:rsid w:val="00893C66"/>
    <w:rsid w:val="008959A5"/>
    <w:rsid w:val="008965C8"/>
    <w:rsid w:val="008977F1"/>
    <w:rsid w:val="008A06F8"/>
    <w:rsid w:val="008A0BF5"/>
    <w:rsid w:val="008A1B44"/>
    <w:rsid w:val="008A34D8"/>
    <w:rsid w:val="008A36F8"/>
    <w:rsid w:val="008A514B"/>
    <w:rsid w:val="008A5DB5"/>
    <w:rsid w:val="008A5EFE"/>
    <w:rsid w:val="008B02B9"/>
    <w:rsid w:val="008B05C3"/>
    <w:rsid w:val="008B1E2C"/>
    <w:rsid w:val="008B2493"/>
    <w:rsid w:val="008B2A42"/>
    <w:rsid w:val="008B2B61"/>
    <w:rsid w:val="008B3B73"/>
    <w:rsid w:val="008B5435"/>
    <w:rsid w:val="008B5771"/>
    <w:rsid w:val="008B6224"/>
    <w:rsid w:val="008B6947"/>
    <w:rsid w:val="008C058A"/>
    <w:rsid w:val="008C3FED"/>
    <w:rsid w:val="008C458D"/>
    <w:rsid w:val="008C6BE9"/>
    <w:rsid w:val="008C7437"/>
    <w:rsid w:val="008D021E"/>
    <w:rsid w:val="008D1CDD"/>
    <w:rsid w:val="008D1D67"/>
    <w:rsid w:val="008D34E2"/>
    <w:rsid w:val="008D4218"/>
    <w:rsid w:val="008D456D"/>
    <w:rsid w:val="008D4905"/>
    <w:rsid w:val="008D5111"/>
    <w:rsid w:val="008D5795"/>
    <w:rsid w:val="008E0259"/>
    <w:rsid w:val="008E2EB4"/>
    <w:rsid w:val="008F0552"/>
    <w:rsid w:val="008F0F26"/>
    <w:rsid w:val="008F2574"/>
    <w:rsid w:val="008F5494"/>
    <w:rsid w:val="008F5618"/>
    <w:rsid w:val="008F579E"/>
    <w:rsid w:val="008F775C"/>
    <w:rsid w:val="00900448"/>
    <w:rsid w:val="0090197A"/>
    <w:rsid w:val="00903D23"/>
    <w:rsid w:val="009040D2"/>
    <w:rsid w:val="009050C0"/>
    <w:rsid w:val="009065DC"/>
    <w:rsid w:val="0091229C"/>
    <w:rsid w:val="00912712"/>
    <w:rsid w:val="0091305B"/>
    <w:rsid w:val="00915666"/>
    <w:rsid w:val="009168B1"/>
    <w:rsid w:val="0091771F"/>
    <w:rsid w:val="00917CD1"/>
    <w:rsid w:val="00920085"/>
    <w:rsid w:val="00920566"/>
    <w:rsid w:val="009230BF"/>
    <w:rsid w:val="00923454"/>
    <w:rsid w:val="009255FA"/>
    <w:rsid w:val="00926089"/>
    <w:rsid w:val="00926FDA"/>
    <w:rsid w:val="0093180F"/>
    <w:rsid w:val="0093450A"/>
    <w:rsid w:val="009347E6"/>
    <w:rsid w:val="0093484F"/>
    <w:rsid w:val="00935EB1"/>
    <w:rsid w:val="009364C1"/>
    <w:rsid w:val="0093720C"/>
    <w:rsid w:val="009409AE"/>
    <w:rsid w:val="00942A7E"/>
    <w:rsid w:val="00943019"/>
    <w:rsid w:val="00943DAF"/>
    <w:rsid w:val="0094440B"/>
    <w:rsid w:val="009449E9"/>
    <w:rsid w:val="00944CC6"/>
    <w:rsid w:val="00944EE4"/>
    <w:rsid w:val="00945390"/>
    <w:rsid w:val="00946E1C"/>
    <w:rsid w:val="009511EE"/>
    <w:rsid w:val="009516BB"/>
    <w:rsid w:val="00952604"/>
    <w:rsid w:val="009555FF"/>
    <w:rsid w:val="00956049"/>
    <w:rsid w:val="009605DE"/>
    <w:rsid w:val="009618C0"/>
    <w:rsid w:val="0096259A"/>
    <w:rsid w:val="009640E4"/>
    <w:rsid w:val="009645EE"/>
    <w:rsid w:val="00965AEC"/>
    <w:rsid w:val="00973844"/>
    <w:rsid w:val="00981472"/>
    <w:rsid w:val="00981BDE"/>
    <w:rsid w:val="00983731"/>
    <w:rsid w:val="009841FA"/>
    <w:rsid w:val="00987937"/>
    <w:rsid w:val="009903DE"/>
    <w:rsid w:val="009916F5"/>
    <w:rsid w:val="00995BA1"/>
    <w:rsid w:val="00997567"/>
    <w:rsid w:val="009A0D04"/>
    <w:rsid w:val="009A2B45"/>
    <w:rsid w:val="009A4F40"/>
    <w:rsid w:val="009A55CA"/>
    <w:rsid w:val="009A5F8B"/>
    <w:rsid w:val="009A6E13"/>
    <w:rsid w:val="009B12A1"/>
    <w:rsid w:val="009B21BD"/>
    <w:rsid w:val="009B2B47"/>
    <w:rsid w:val="009B3D53"/>
    <w:rsid w:val="009C0DB1"/>
    <w:rsid w:val="009C0E7F"/>
    <w:rsid w:val="009C1EAB"/>
    <w:rsid w:val="009C216D"/>
    <w:rsid w:val="009C4C02"/>
    <w:rsid w:val="009D2D06"/>
    <w:rsid w:val="009D3BB0"/>
    <w:rsid w:val="009E09CF"/>
    <w:rsid w:val="009E2EBB"/>
    <w:rsid w:val="009E45C4"/>
    <w:rsid w:val="009E6968"/>
    <w:rsid w:val="009E6D63"/>
    <w:rsid w:val="009E7010"/>
    <w:rsid w:val="009F0650"/>
    <w:rsid w:val="009F2088"/>
    <w:rsid w:val="009F61D5"/>
    <w:rsid w:val="009F636F"/>
    <w:rsid w:val="009F6CD6"/>
    <w:rsid w:val="00A00A9C"/>
    <w:rsid w:val="00A02F31"/>
    <w:rsid w:val="00A03977"/>
    <w:rsid w:val="00A046BA"/>
    <w:rsid w:val="00A13083"/>
    <w:rsid w:val="00A13B76"/>
    <w:rsid w:val="00A143EF"/>
    <w:rsid w:val="00A20870"/>
    <w:rsid w:val="00A21746"/>
    <w:rsid w:val="00A21C6D"/>
    <w:rsid w:val="00A22A45"/>
    <w:rsid w:val="00A2692B"/>
    <w:rsid w:val="00A27904"/>
    <w:rsid w:val="00A30F81"/>
    <w:rsid w:val="00A319B6"/>
    <w:rsid w:val="00A3497C"/>
    <w:rsid w:val="00A35CEA"/>
    <w:rsid w:val="00A3640C"/>
    <w:rsid w:val="00A41147"/>
    <w:rsid w:val="00A412E0"/>
    <w:rsid w:val="00A41E20"/>
    <w:rsid w:val="00A441C3"/>
    <w:rsid w:val="00A45FC9"/>
    <w:rsid w:val="00A4725A"/>
    <w:rsid w:val="00A521CA"/>
    <w:rsid w:val="00A52CBD"/>
    <w:rsid w:val="00A533C4"/>
    <w:rsid w:val="00A543F6"/>
    <w:rsid w:val="00A54F3F"/>
    <w:rsid w:val="00A561A9"/>
    <w:rsid w:val="00A56F3C"/>
    <w:rsid w:val="00A60D71"/>
    <w:rsid w:val="00A60FF3"/>
    <w:rsid w:val="00A623E1"/>
    <w:rsid w:val="00A62D7A"/>
    <w:rsid w:val="00A62F87"/>
    <w:rsid w:val="00A63727"/>
    <w:rsid w:val="00A65DA7"/>
    <w:rsid w:val="00A7218F"/>
    <w:rsid w:val="00A72E50"/>
    <w:rsid w:val="00A7328D"/>
    <w:rsid w:val="00A73A39"/>
    <w:rsid w:val="00A74975"/>
    <w:rsid w:val="00A75BFB"/>
    <w:rsid w:val="00A86287"/>
    <w:rsid w:val="00A91921"/>
    <w:rsid w:val="00A92546"/>
    <w:rsid w:val="00A9372E"/>
    <w:rsid w:val="00A94E33"/>
    <w:rsid w:val="00A958A4"/>
    <w:rsid w:val="00A95FB3"/>
    <w:rsid w:val="00A96C2F"/>
    <w:rsid w:val="00AA0C65"/>
    <w:rsid w:val="00AA2768"/>
    <w:rsid w:val="00AA33D1"/>
    <w:rsid w:val="00AA3962"/>
    <w:rsid w:val="00AA3B8C"/>
    <w:rsid w:val="00AA4E0F"/>
    <w:rsid w:val="00AA677C"/>
    <w:rsid w:val="00AB1046"/>
    <w:rsid w:val="00AB1D99"/>
    <w:rsid w:val="00AB2DC9"/>
    <w:rsid w:val="00AB742C"/>
    <w:rsid w:val="00AC05F8"/>
    <w:rsid w:val="00AC2BB0"/>
    <w:rsid w:val="00AC3A3E"/>
    <w:rsid w:val="00AC6D38"/>
    <w:rsid w:val="00AD1C8A"/>
    <w:rsid w:val="00AD2139"/>
    <w:rsid w:val="00AD38CA"/>
    <w:rsid w:val="00AD3B55"/>
    <w:rsid w:val="00AE127C"/>
    <w:rsid w:val="00AE1AF2"/>
    <w:rsid w:val="00AE51D5"/>
    <w:rsid w:val="00AF14EC"/>
    <w:rsid w:val="00AF159D"/>
    <w:rsid w:val="00AF1AE0"/>
    <w:rsid w:val="00AF1BDE"/>
    <w:rsid w:val="00AF2831"/>
    <w:rsid w:val="00AF34B6"/>
    <w:rsid w:val="00AF4132"/>
    <w:rsid w:val="00AF60CE"/>
    <w:rsid w:val="00AF6F7E"/>
    <w:rsid w:val="00B0256A"/>
    <w:rsid w:val="00B02A43"/>
    <w:rsid w:val="00B06465"/>
    <w:rsid w:val="00B07EA4"/>
    <w:rsid w:val="00B10EA7"/>
    <w:rsid w:val="00B112CA"/>
    <w:rsid w:val="00B13ED9"/>
    <w:rsid w:val="00B17412"/>
    <w:rsid w:val="00B21EC2"/>
    <w:rsid w:val="00B3172D"/>
    <w:rsid w:val="00B31B69"/>
    <w:rsid w:val="00B33635"/>
    <w:rsid w:val="00B34470"/>
    <w:rsid w:val="00B348E5"/>
    <w:rsid w:val="00B36CB2"/>
    <w:rsid w:val="00B42151"/>
    <w:rsid w:val="00B4225C"/>
    <w:rsid w:val="00B4330F"/>
    <w:rsid w:val="00B44C3A"/>
    <w:rsid w:val="00B47C4D"/>
    <w:rsid w:val="00B47D95"/>
    <w:rsid w:val="00B51317"/>
    <w:rsid w:val="00B52C90"/>
    <w:rsid w:val="00B534B4"/>
    <w:rsid w:val="00B54353"/>
    <w:rsid w:val="00B57855"/>
    <w:rsid w:val="00B57C3F"/>
    <w:rsid w:val="00B60208"/>
    <w:rsid w:val="00B60329"/>
    <w:rsid w:val="00B606F6"/>
    <w:rsid w:val="00B61248"/>
    <w:rsid w:val="00B62186"/>
    <w:rsid w:val="00B62918"/>
    <w:rsid w:val="00B66021"/>
    <w:rsid w:val="00B67A6F"/>
    <w:rsid w:val="00B700CA"/>
    <w:rsid w:val="00B706E8"/>
    <w:rsid w:val="00B70843"/>
    <w:rsid w:val="00B709A6"/>
    <w:rsid w:val="00B72ECD"/>
    <w:rsid w:val="00B74856"/>
    <w:rsid w:val="00B75103"/>
    <w:rsid w:val="00B75141"/>
    <w:rsid w:val="00B75B77"/>
    <w:rsid w:val="00B76B86"/>
    <w:rsid w:val="00B76DB5"/>
    <w:rsid w:val="00B80002"/>
    <w:rsid w:val="00B82D9A"/>
    <w:rsid w:val="00B82FC8"/>
    <w:rsid w:val="00B85CFD"/>
    <w:rsid w:val="00B873DE"/>
    <w:rsid w:val="00B91BE0"/>
    <w:rsid w:val="00B93381"/>
    <w:rsid w:val="00B9368A"/>
    <w:rsid w:val="00B93EB9"/>
    <w:rsid w:val="00B97111"/>
    <w:rsid w:val="00B9786C"/>
    <w:rsid w:val="00BA0D05"/>
    <w:rsid w:val="00BA0DDC"/>
    <w:rsid w:val="00BA1581"/>
    <w:rsid w:val="00BA2A1E"/>
    <w:rsid w:val="00BA3EC7"/>
    <w:rsid w:val="00BA4485"/>
    <w:rsid w:val="00BB26CC"/>
    <w:rsid w:val="00BB2C20"/>
    <w:rsid w:val="00BB5F27"/>
    <w:rsid w:val="00BB6727"/>
    <w:rsid w:val="00BB7FDA"/>
    <w:rsid w:val="00BC04E1"/>
    <w:rsid w:val="00BC6E31"/>
    <w:rsid w:val="00BD0386"/>
    <w:rsid w:val="00BE3304"/>
    <w:rsid w:val="00BE4731"/>
    <w:rsid w:val="00BE52EE"/>
    <w:rsid w:val="00BE65F3"/>
    <w:rsid w:val="00BE7743"/>
    <w:rsid w:val="00BE7D2B"/>
    <w:rsid w:val="00BF13A0"/>
    <w:rsid w:val="00BF2938"/>
    <w:rsid w:val="00C04657"/>
    <w:rsid w:val="00C057D5"/>
    <w:rsid w:val="00C10CDC"/>
    <w:rsid w:val="00C11F8F"/>
    <w:rsid w:val="00C123DE"/>
    <w:rsid w:val="00C125C7"/>
    <w:rsid w:val="00C13A64"/>
    <w:rsid w:val="00C21AF7"/>
    <w:rsid w:val="00C21D4A"/>
    <w:rsid w:val="00C2264B"/>
    <w:rsid w:val="00C2604E"/>
    <w:rsid w:val="00C27652"/>
    <w:rsid w:val="00C30232"/>
    <w:rsid w:val="00C30CED"/>
    <w:rsid w:val="00C34022"/>
    <w:rsid w:val="00C354E4"/>
    <w:rsid w:val="00C36080"/>
    <w:rsid w:val="00C37C53"/>
    <w:rsid w:val="00C40321"/>
    <w:rsid w:val="00C40EAF"/>
    <w:rsid w:val="00C4162E"/>
    <w:rsid w:val="00C427AA"/>
    <w:rsid w:val="00C43170"/>
    <w:rsid w:val="00C442BE"/>
    <w:rsid w:val="00C510B4"/>
    <w:rsid w:val="00C53689"/>
    <w:rsid w:val="00C54FC2"/>
    <w:rsid w:val="00C561A9"/>
    <w:rsid w:val="00C56B56"/>
    <w:rsid w:val="00C57493"/>
    <w:rsid w:val="00C60A68"/>
    <w:rsid w:val="00C619F1"/>
    <w:rsid w:val="00C62982"/>
    <w:rsid w:val="00C652DE"/>
    <w:rsid w:val="00C6552D"/>
    <w:rsid w:val="00C710ED"/>
    <w:rsid w:val="00C772E4"/>
    <w:rsid w:val="00C80223"/>
    <w:rsid w:val="00C80878"/>
    <w:rsid w:val="00C82B0A"/>
    <w:rsid w:val="00C84678"/>
    <w:rsid w:val="00C864B2"/>
    <w:rsid w:val="00C86C47"/>
    <w:rsid w:val="00C90676"/>
    <w:rsid w:val="00C94C29"/>
    <w:rsid w:val="00C96883"/>
    <w:rsid w:val="00C9708B"/>
    <w:rsid w:val="00CA0F37"/>
    <w:rsid w:val="00CA56CA"/>
    <w:rsid w:val="00CA6E4F"/>
    <w:rsid w:val="00CA7BC0"/>
    <w:rsid w:val="00CA7FF5"/>
    <w:rsid w:val="00CB26DF"/>
    <w:rsid w:val="00CB4F00"/>
    <w:rsid w:val="00CB590B"/>
    <w:rsid w:val="00CB61FA"/>
    <w:rsid w:val="00CC083D"/>
    <w:rsid w:val="00CC0CB8"/>
    <w:rsid w:val="00CC2CC0"/>
    <w:rsid w:val="00CC3929"/>
    <w:rsid w:val="00CC4492"/>
    <w:rsid w:val="00CD0AA4"/>
    <w:rsid w:val="00CD21BF"/>
    <w:rsid w:val="00CD2B9D"/>
    <w:rsid w:val="00CD3DE0"/>
    <w:rsid w:val="00CD4ACD"/>
    <w:rsid w:val="00CD5949"/>
    <w:rsid w:val="00CE62F0"/>
    <w:rsid w:val="00CE69D1"/>
    <w:rsid w:val="00CF016D"/>
    <w:rsid w:val="00CF121E"/>
    <w:rsid w:val="00CF22DD"/>
    <w:rsid w:val="00CF3FF6"/>
    <w:rsid w:val="00CF4283"/>
    <w:rsid w:val="00CF5B13"/>
    <w:rsid w:val="00CF6833"/>
    <w:rsid w:val="00CF7BE1"/>
    <w:rsid w:val="00D006D5"/>
    <w:rsid w:val="00D042AD"/>
    <w:rsid w:val="00D0541F"/>
    <w:rsid w:val="00D064B4"/>
    <w:rsid w:val="00D068EA"/>
    <w:rsid w:val="00D07343"/>
    <w:rsid w:val="00D12149"/>
    <w:rsid w:val="00D14387"/>
    <w:rsid w:val="00D1440B"/>
    <w:rsid w:val="00D14E90"/>
    <w:rsid w:val="00D17759"/>
    <w:rsid w:val="00D240D3"/>
    <w:rsid w:val="00D25BDD"/>
    <w:rsid w:val="00D32221"/>
    <w:rsid w:val="00D322C8"/>
    <w:rsid w:val="00D32CA1"/>
    <w:rsid w:val="00D3353B"/>
    <w:rsid w:val="00D3357A"/>
    <w:rsid w:val="00D34CE1"/>
    <w:rsid w:val="00D360AF"/>
    <w:rsid w:val="00D41D21"/>
    <w:rsid w:val="00D43E47"/>
    <w:rsid w:val="00D4411D"/>
    <w:rsid w:val="00D46720"/>
    <w:rsid w:val="00D47E6E"/>
    <w:rsid w:val="00D505C5"/>
    <w:rsid w:val="00D55D43"/>
    <w:rsid w:val="00D625E3"/>
    <w:rsid w:val="00D634FC"/>
    <w:rsid w:val="00D6709D"/>
    <w:rsid w:val="00D70523"/>
    <w:rsid w:val="00D70753"/>
    <w:rsid w:val="00D72E86"/>
    <w:rsid w:val="00D73988"/>
    <w:rsid w:val="00D75138"/>
    <w:rsid w:val="00D80046"/>
    <w:rsid w:val="00D816E6"/>
    <w:rsid w:val="00D82C49"/>
    <w:rsid w:val="00D83A1A"/>
    <w:rsid w:val="00D87FD2"/>
    <w:rsid w:val="00D90D3A"/>
    <w:rsid w:val="00D921BA"/>
    <w:rsid w:val="00D92727"/>
    <w:rsid w:val="00D930C5"/>
    <w:rsid w:val="00D93107"/>
    <w:rsid w:val="00D93C90"/>
    <w:rsid w:val="00D945A8"/>
    <w:rsid w:val="00DA17DF"/>
    <w:rsid w:val="00DA1D33"/>
    <w:rsid w:val="00DA2407"/>
    <w:rsid w:val="00DA37A4"/>
    <w:rsid w:val="00DA5C30"/>
    <w:rsid w:val="00DA62A2"/>
    <w:rsid w:val="00DB10B5"/>
    <w:rsid w:val="00DB1629"/>
    <w:rsid w:val="00DB37FD"/>
    <w:rsid w:val="00DB526A"/>
    <w:rsid w:val="00DB61C6"/>
    <w:rsid w:val="00DB66A0"/>
    <w:rsid w:val="00DC12DD"/>
    <w:rsid w:val="00DC1611"/>
    <w:rsid w:val="00DC1FCC"/>
    <w:rsid w:val="00DC29EE"/>
    <w:rsid w:val="00DC4C1A"/>
    <w:rsid w:val="00DC4EC3"/>
    <w:rsid w:val="00DD0A3F"/>
    <w:rsid w:val="00DD2036"/>
    <w:rsid w:val="00DD5C1D"/>
    <w:rsid w:val="00DD63ED"/>
    <w:rsid w:val="00DD6550"/>
    <w:rsid w:val="00DD708F"/>
    <w:rsid w:val="00DD75E7"/>
    <w:rsid w:val="00DE157D"/>
    <w:rsid w:val="00DE38E2"/>
    <w:rsid w:val="00DE56F1"/>
    <w:rsid w:val="00DE5A5C"/>
    <w:rsid w:val="00DE7FB9"/>
    <w:rsid w:val="00DF0231"/>
    <w:rsid w:val="00DF1941"/>
    <w:rsid w:val="00DF33E7"/>
    <w:rsid w:val="00DF401A"/>
    <w:rsid w:val="00DF441C"/>
    <w:rsid w:val="00DF5310"/>
    <w:rsid w:val="00E00C65"/>
    <w:rsid w:val="00E0690D"/>
    <w:rsid w:val="00E127AA"/>
    <w:rsid w:val="00E128B8"/>
    <w:rsid w:val="00E133FA"/>
    <w:rsid w:val="00E144DF"/>
    <w:rsid w:val="00E1514D"/>
    <w:rsid w:val="00E16826"/>
    <w:rsid w:val="00E1686C"/>
    <w:rsid w:val="00E25CB2"/>
    <w:rsid w:val="00E263F8"/>
    <w:rsid w:val="00E272DC"/>
    <w:rsid w:val="00E3032F"/>
    <w:rsid w:val="00E31981"/>
    <w:rsid w:val="00E33907"/>
    <w:rsid w:val="00E3737E"/>
    <w:rsid w:val="00E4073F"/>
    <w:rsid w:val="00E42D65"/>
    <w:rsid w:val="00E43630"/>
    <w:rsid w:val="00E44D9B"/>
    <w:rsid w:val="00E44FD4"/>
    <w:rsid w:val="00E4523E"/>
    <w:rsid w:val="00E46003"/>
    <w:rsid w:val="00E46877"/>
    <w:rsid w:val="00E507F5"/>
    <w:rsid w:val="00E52FF9"/>
    <w:rsid w:val="00E5475E"/>
    <w:rsid w:val="00E55566"/>
    <w:rsid w:val="00E55A4D"/>
    <w:rsid w:val="00E56BDF"/>
    <w:rsid w:val="00E56E59"/>
    <w:rsid w:val="00E6213F"/>
    <w:rsid w:val="00E64FC6"/>
    <w:rsid w:val="00E65525"/>
    <w:rsid w:val="00E65CC2"/>
    <w:rsid w:val="00E67752"/>
    <w:rsid w:val="00E72B26"/>
    <w:rsid w:val="00E735A4"/>
    <w:rsid w:val="00E80751"/>
    <w:rsid w:val="00E807A2"/>
    <w:rsid w:val="00E86774"/>
    <w:rsid w:val="00E87D60"/>
    <w:rsid w:val="00E90E23"/>
    <w:rsid w:val="00E92E39"/>
    <w:rsid w:val="00E92F4A"/>
    <w:rsid w:val="00E93D7D"/>
    <w:rsid w:val="00E951AA"/>
    <w:rsid w:val="00E95901"/>
    <w:rsid w:val="00E95A5E"/>
    <w:rsid w:val="00E9636B"/>
    <w:rsid w:val="00E97A9E"/>
    <w:rsid w:val="00EA0989"/>
    <w:rsid w:val="00EA0EBE"/>
    <w:rsid w:val="00EA1E03"/>
    <w:rsid w:val="00EA2FD6"/>
    <w:rsid w:val="00EA3012"/>
    <w:rsid w:val="00EA38A4"/>
    <w:rsid w:val="00EA4CAC"/>
    <w:rsid w:val="00EA70FD"/>
    <w:rsid w:val="00EB22CD"/>
    <w:rsid w:val="00EB2456"/>
    <w:rsid w:val="00EB345E"/>
    <w:rsid w:val="00EB3876"/>
    <w:rsid w:val="00EB3BE7"/>
    <w:rsid w:val="00EB59B7"/>
    <w:rsid w:val="00EB6F76"/>
    <w:rsid w:val="00EB7E7B"/>
    <w:rsid w:val="00EC0731"/>
    <w:rsid w:val="00EC0805"/>
    <w:rsid w:val="00EC4CEA"/>
    <w:rsid w:val="00EC6C5F"/>
    <w:rsid w:val="00ED4BD3"/>
    <w:rsid w:val="00ED4D9C"/>
    <w:rsid w:val="00ED6BBA"/>
    <w:rsid w:val="00ED768D"/>
    <w:rsid w:val="00EE198B"/>
    <w:rsid w:val="00EE4114"/>
    <w:rsid w:val="00EE50A8"/>
    <w:rsid w:val="00EE72BB"/>
    <w:rsid w:val="00EF1CAF"/>
    <w:rsid w:val="00EF1CC8"/>
    <w:rsid w:val="00EF3BF3"/>
    <w:rsid w:val="00EF3C36"/>
    <w:rsid w:val="00EF3F8B"/>
    <w:rsid w:val="00EF608F"/>
    <w:rsid w:val="00EF74D5"/>
    <w:rsid w:val="00EF792A"/>
    <w:rsid w:val="00EF7A1D"/>
    <w:rsid w:val="00F00255"/>
    <w:rsid w:val="00F021B6"/>
    <w:rsid w:val="00F027B5"/>
    <w:rsid w:val="00F02A4B"/>
    <w:rsid w:val="00F05D43"/>
    <w:rsid w:val="00F067A1"/>
    <w:rsid w:val="00F06AD2"/>
    <w:rsid w:val="00F07BE0"/>
    <w:rsid w:val="00F104C5"/>
    <w:rsid w:val="00F107F1"/>
    <w:rsid w:val="00F10B2C"/>
    <w:rsid w:val="00F128DB"/>
    <w:rsid w:val="00F13925"/>
    <w:rsid w:val="00F15582"/>
    <w:rsid w:val="00F216C4"/>
    <w:rsid w:val="00F21DE5"/>
    <w:rsid w:val="00F25BA2"/>
    <w:rsid w:val="00F306C9"/>
    <w:rsid w:val="00F330B4"/>
    <w:rsid w:val="00F33E0B"/>
    <w:rsid w:val="00F3503E"/>
    <w:rsid w:val="00F3585D"/>
    <w:rsid w:val="00F3752C"/>
    <w:rsid w:val="00F37FE1"/>
    <w:rsid w:val="00F4070E"/>
    <w:rsid w:val="00F421AD"/>
    <w:rsid w:val="00F44B94"/>
    <w:rsid w:val="00F4645D"/>
    <w:rsid w:val="00F50711"/>
    <w:rsid w:val="00F51316"/>
    <w:rsid w:val="00F51763"/>
    <w:rsid w:val="00F55DA0"/>
    <w:rsid w:val="00F60BFC"/>
    <w:rsid w:val="00F6252D"/>
    <w:rsid w:val="00F62B39"/>
    <w:rsid w:val="00F64FC6"/>
    <w:rsid w:val="00F66385"/>
    <w:rsid w:val="00F710C2"/>
    <w:rsid w:val="00F72F7A"/>
    <w:rsid w:val="00F730EA"/>
    <w:rsid w:val="00F739DF"/>
    <w:rsid w:val="00F8342A"/>
    <w:rsid w:val="00F83777"/>
    <w:rsid w:val="00F846D9"/>
    <w:rsid w:val="00F86190"/>
    <w:rsid w:val="00F86AD6"/>
    <w:rsid w:val="00F90230"/>
    <w:rsid w:val="00F91CC0"/>
    <w:rsid w:val="00F9601B"/>
    <w:rsid w:val="00F968FC"/>
    <w:rsid w:val="00F96AFE"/>
    <w:rsid w:val="00F97709"/>
    <w:rsid w:val="00FA0819"/>
    <w:rsid w:val="00FA0CC8"/>
    <w:rsid w:val="00FA109A"/>
    <w:rsid w:val="00FA4CB8"/>
    <w:rsid w:val="00FA5012"/>
    <w:rsid w:val="00FA6070"/>
    <w:rsid w:val="00FA700C"/>
    <w:rsid w:val="00FA7DAB"/>
    <w:rsid w:val="00FB0D29"/>
    <w:rsid w:val="00FB1989"/>
    <w:rsid w:val="00FB3592"/>
    <w:rsid w:val="00FB3CF0"/>
    <w:rsid w:val="00FB4769"/>
    <w:rsid w:val="00FB4D0A"/>
    <w:rsid w:val="00FB5C35"/>
    <w:rsid w:val="00FB6C37"/>
    <w:rsid w:val="00FB6E6E"/>
    <w:rsid w:val="00FB75AB"/>
    <w:rsid w:val="00FC0440"/>
    <w:rsid w:val="00FC0F17"/>
    <w:rsid w:val="00FC185F"/>
    <w:rsid w:val="00FC190B"/>
    <w:rsid w:val="00FC295E"/>
    <w:rsid w:val="00FC30B4"/>
    <w:rsid w:val="00FC65CA"/>
    <w:rsid w:val="00FD2D24"/>
    <w:rsid w:val="00FD39A3"/>
    <w:rsid w:val="00FD39C2"/>
    <w:rsid w:val="00FD5905"/>
    <w:rsid w:val="00FE0EEA"/>
    <w:rsid w:val="00FE4847"/>
    <w:rsid w:val="00FE75BC"/>
    <w:rsid w:val="00FE7C46"/>
    <w:rsid w:val="00FF0892"/>
    <w:rsid w:val="00FF2EC6"/>
    <w:rsid w:val="00FF635B"/>
    <w:rsid w:val="00FF68DD"/>
    <w:rsid w:val="00FF7350"/>
    <w:rsid w:val="00FF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88410"/>
  <w15:docId w15:val="{6B994FFC-023E-4B24-869C-45EDB0C9A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48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2DC"/>
    <w:pPr>
      <w:spacing w:line="360" w:lineRule="auto"/>
      <w:jc w:val="left"/>
    </w:pPr>
    <w:rPr>
      <w:rFonts w:eastAsiaTheme="minorHAnsi" w:cstheme="minorHAnsi"/>
      <w:sz w:val="22"/>
      <w:szCs w:val="22"/>
    </w:rPr>
  </w:style>
  <w:style w:type="paragraph" w:styleId="Heading1">
    <w:name w:val="heading 1"/>
    <w:basedOn w:val="Normal"/>
    <w:next w:val="Normal"/>
    <w:link w:val="Heading1Char"/>
    <w:uiPriority w:val="9"/>
    <w:qFormat/>
    <w:rsid w:val="00C652DE"/>
    <w:pPr>
      <w:keepNext/>
      <w:numPr>
        <w:numId w:val="2"/>
      </w:numPr>
      <w:spacing w:before="240"/>
      <w:ind w:left="357" w:hanging="357"/>
      <w:outlineLvl w:val="0"/>
    </w:pPr>
    <w:rPr>
      <w:b/>
    </w:rPr>
  </w:style>
  <w:style w:type="paragraph" w:styleId="Heading2">
    <w:name w:val="heading 2"/>
    <w:basedOn w:val="Normal"/>
    <w:next w:val="Normal"/>
    <w:link w:val="Heading2Char"/>
    <w:uiPriority w:val="9"/>
    <w:qFormat/>
    <w:rsid w:val="00C652DE"/>
    <w:pPr>
      <w:keepNext/>
      <w:numPr>
        <w:ilvl w:val="1"/>
        <w:numId w:val="2"/>
      </w:numPr>
      <w:spacing w:before="240"/>
      <w:ind w:left="425" w:hanging="431"/>
      <w:outlineLvl w:val="1"/>
    </w:pPr>
    <w:rPr>
      <w:i/>
    </w:rPr>
  </w:style>
  <w:style w:type="paragraph" w:styleId="Heading3">
    <w:name w:val="heading 3"/>
    <w:basedOn w:val="Normal"/>
    <w:next w:val="Normal"/>
    <w:link w:val="Heading3Char"/>
    <w:uiPriority w:val="9"/>
    <w:qFormat/>
    <w:rsid w:val="003730CF"/>
    <w:pPr>
      <w:spacing w:before="240"/>
      <w:ind w:left="426" w:hanging="432"/>
      <w:outlineLvl w:val="2"/>
    </w:pPr>
    <w:rPr>
      <w:b/>
    </w:rPr>
  </w:style>
  <w:style w:type="paragraph" w:styleId="Heading4">
    <w:name w:val="heading 4"/>
    <w:basedOn w:val="Normal"/>
    <w:next w:val="Normal"/>
    <w:link w:val="Heading4Char"/>
    <w:uiPriority w:val="9"/>
    <w:qFormat/>
    <w:rsid w:val="003730CF"/>
    <w:pPr>
      <w:spacing w:before="240"/>
      <w:ind w:left="567" w:hanging="567"/>
      <w:outlineLvl w:val="3"/>
    </w:pPr>
    <w:rPr>
      <w:b/>
      <w:sz w:val="18"/>
    </w:rPr>
  </w:style>
  <w:style w:type="paragraph" w:styleId="Heading5">
    <w:name w:val="heading 5"/>
    <w:aliases w:val="Table and Figure Heading"/>
    <w:basedOn w:val="Normal"/>
    <w:next w:val="Normal"/>
    <w:link w:val="Heading5Char"/>
    <w:uiPriority w:val="9"/>
    <w:qFormat/>
    <w:rsid w:val="003730CF"/>
    <w:pPr>
      <w:spacing w:before="240"/>
      <w:ind w:left="426" w:hanging="426"/>
      <w:outlineLvl w:val="4"/>
    </w:pPr>
    <w:rPr>
      <w:b/>
    </w:rPr>
  </w:style>
  <w:style w:type="paragraph" w:styleId="Heading6">
    <w:name w:val="heading 6"/>
    <w:basedOn w:val="Normal"/>
    <w:next w:val="Normal"/>
    <w:link w:val="Heading6Char"/>
    <w:uiPriority w:val="9"/>
    <w:qFormat/>
    <w:rsid w:val="003730CF"/>
    <w:pPr>
      <w:keepNext/>
      <w:keepLines/>
      <w:spacing w:before="200"/>
      <w:outlineLvl w:val="5"/>
    </w:pPr>
    <w:rPr>
      <w:i/>
      <w:color w:val="6E6E6E"/>
    </w:rPr>
  </w:style>
  <w:style w:type="paragraph" w:styleId="Heading7">
    <w:name w:val="heading 7"/>
    <w:basedOn w:val="Normal"/>
    <w:next w:val="Normal"/>
    <w:link w:val="Heading7Char"/>
    <w:uiPriority w:val="9"/>
    <w:semiHidden/>
    <w:unhideWhenUsed/>
    <w:qFormat/>
    <w:rsid w:val="003730C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30C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30C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30CF"/>
    <w:pPr>
      <w:pBdr>
        <w:top w:val="nil"/>
        <w:left w:val="nil"/>
        <w:bottom w:val="nil"/>
        <w:right w:val="nil"/>
        <w:between w:val="nil"/>
      </w:pBdr>
      <w:spacing w:line="288" w:lineRule="auto"/>
      <w:ind w:firstLine="0"/>
    </w:pPr>
    <w:rPr>
      <w:b/>
      <w:color w:val="000000"/>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3730CF"/>
    <w:pPr>
      <w:spacing w:line="240" w:lineRule="auto"/>
    </w:pPr>
    <w:rPr>
      <w:sz w:val="20"/>
      <w:szCs w:val="20"/>
    </w:rPr>
  </w:style>
  <w:style w:type="character" w:customStyle="1" w:styleId="CommentTextChar">
    <w:name w:val="Comment Text Char"/>
    <w:basedOn w:val="DefaultParagraphFont"/>
    <w:link w:val="CommentText"/>
    <w:uiPriority w:val="99"/>
    <w:rPr>
      <w:rFonts w:eastAsiaTheme="minorHAnsi" w:cstheme="minorBidi"/>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2186"/>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B62186"/>
    <w:rPr>
      <w:rFonts w:ascii="Segoe UI" w:hAnsi="Segoe UI" w:cs="Segoe UI"/>
      <w:sz w:val="18"/>
      <w:szCs w:val="18"/>
    </w:rPr>
  </w:style>
  <w:style w:type="character" w:customStyle="1" w:styleId="Heading7Char">
    <w:name w:val="Heading 7 Char"/>
    <w:basedOn w:val="DefaultParagraphFont"/>
    <w:link w:val="Heading7"/>
    <w:uiPriority w:val="9"/>
    <w:semiHidden/>
    <w:rsid w:val="003730CF"/>
    <w:rPr>
      <w:rFonts w:asciiTheme="majorHAnsi" w:eastAsiaTheme="majorEastAsia" w:hAnsiTheme="majorHAnsi" w:cstheme="majorBidi"/>
      <w:i/>
      <w:iCs/>
      <w:color w:val="404040" w:themeColor="text1" w:themeTint="BF"/>
      <w:szCs w:val="18"/>
    </w:rPr>
  </w:style>
  <w:style w:type="character" w:customStyle="1" w:styleId="Heading8Char">
    <w:name w:val="Heading 8 Char"/>
    <w:basedOn w:val="DefaultParagraphFont"/>
    <w:link w:val="Heading8"/>
    <w:uiPriority w:val="9"/>
    <w:semiHidden/>
    <w:rsid w:val="003730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30CF"/>
    <w:rPr>
      <w:rFonts w:asciiTheme="majorHAnsi" w:eastAsiaTheme="majorEastAsia" w:hAnsiTheme="majorHAnsi" w:cstheme="majorBidi"/>
      <w:i/>
      <w:iCs/>
      <w:color w:val="404040" w:themeColor="text1" w:themeTint="BF"/>
      <w:sz w:val="20"/>
      <w:szCs w:val="20"/>
    </w:rPr>
  </w:style>
  <w:style w:type="paragraph" w:styleId="ListParagraph">
    <w:name w:val="List Paragraph"/>
    <w:aliases w:val="Figure Legend"/>
    <w:basedOn w:val="Normal"/>
    <w:link w:val="ListParagraphChar"/>
    <w:uiPriority w:val="34"/>
    <w:qFormat/>
    <w:rsid w:val="003730CF"/>
    <w:pPr>
      <w:contextualSpacing/>
    </w:pPr>
  </w:style>
  <w:style w:type="character" w:customStyle="1" w:styleId="ListParagraphChar">
    <w:name w:val="List Paragraph Char"/>
    <w:aliases w:val="Figure Legend Char"/>
    <w:basedOn w:val="DefaultParagraphFont"/>
    <w:link w:val="ListParagraph"/>
    <w:uiPriority w:val="34"/>
    <w:rsid w:val="003730CF"/>
    <w:rPr>
      <w:rFonts w:eastAsiaTheme="minorHAnsi" w:cstheme="minorBidi"/>
      <w:szCs w:val="18"/>
    </w:rPr>
  </w:style>
  <w:style w:type="paragraph" w:styleId="NoSpacing">
    <w:name w:val="No Spacing"/>
    <w:link w:val="NoSpacingChar"/>
    <w:uiPriority w:val="1"/>
    <w:qFormat/>
    <w:rsid w:val="003730CF"/>
    <w:pPr>
      <w:suppressLineNumbers/>
      <w:spacing w:line="240" w:lineRule="auto"/>
      <w:ind w:firstLine="0"/>
      <w:jc w:val="left"/>
    </w:pPr>
    <w:rPr>
      <w:rFonts w:eastAsiaTheme="minorHAnsi" w:cstheme="minorBidi"/>
      <w:sz w:val="18"/>
      <w:szCs w:val="18"/>
    </w:rPr>
  </w:style>
  <w:style w:type="character" w:customStyle="1" w:styleId="NoSpacingChar">
    <w:name w:val="No Spacing Char"/>
    <w:basedOn w:val="DefaultParagraphFont"/>
    <w:link w:val="NoSpacing"/>
    <w:uiPriority w:val="1"/>
    <w:rsid w:val="003730CF"/>
    <w:rPr>
      <w:rFonts w:eastAsiaTheme="minorHAnsi" w:cstheme="minorBidi"/>
      <w:sz w:val="18"/>
      <w:szCs w:val="18"/>
    </w:rPr>
  </w:style>
  <w:style w:type="paragraph" w:styleId="NormalWeb">
    <w:name w:val="Normal (Web)"/>
    <w:basedOn w:val="Normal"/>
    <w:uiPriority w:val="99"/>
    <w:unhideWhenUsed/>
    <w:rsid w:val="003730CF"/>
  </w:style>
  <w:style w:type="character" w:customStyle="1" w:styleId="Heading1Char">
    <w:name w:val="Heading 1 Char"/>
    <w:basedOn w:val="DefaultParagraphFont"/>
    <w:link w:val="Heading1"/>
    <w:uiPriority w:val="9"/>
    <w:rsid w:val="00C652DE"/>
    <w:rPr>
      <w:rFonts w:asciiTheme="minorHAnsi" w:eastAsiaTheme="minorHAnsi" w:hAnsiTheme="minorHAnsi" w:cstheme="minorBidi"/>
      <w:b/>
      <w:szCs w:val="18"/>
    </w:rPr>
  </w:style>
  <w:style w:type="character" w:customStyle="1" w:styleId="Heading2Char">
    <w:name w:val="Heading 2 Char"/>
    <w:basedOn w:val="DefaultParagraphFont"/>
    <w:link w:val="Heading2"/>
    <w:uiPriority w:val="9"/>
    <w:rsid w:val="00C652DE"/>
    <w:rPr>
      <w:rFonts w:asciiTheme="minorHAnsi" w:eastAsiaTheme="minorHAnsi" w:hAnsiTheme="minorHAnsi" w:cstheme="minorHAnsi"/>
      <w:i/>
      <w:sz w:val="22"/>
      <w:szCs w:val="22"/>
    </w:rPr>
  </w:style>
  <w:style w:type="character" w:customStyle="1" w:styleId="Heading3Char">
    <w:name w:val="Heading 3 Char"/>
    <w:basedOn w:val="DefaultParagraphFont"/>
    <w:link w:val="Heading3"/>
    <w:uiPriority w:val="9"/>
    <w:rsid w:val="003730CF"/>
    <w:rPr>
      <w:rFonts w:eastAsiaTheme="minorHAnsi" w:cstheme="minorBidi"/>
      <w:b/>
      <w:szCs w:val="18"/>
    </w:rPr>
  </w:style>
  <w:style w:type="character" w:customStyle="1" w:styleId="Heading4Char">
    <w:name w:val="Heading 4 Char"/>
    <w:basedOn w:val="DefaultParagraphFont"/>
    <w:link w:val="Heading4"/>
    <w:uiPriority w:val="9"/>
    <w:rsid w:val="003730CF"/>
    <w:rPr>
      <w:rFonts w:eastAsiaTheme="minorHAnsi" w:cstheme="minorBidi"/>
      <w:b/>
      <w:sz w:val="18"/>
      <w:szCs w:val="18"/>
    </w:rPr>
  </w:style>
  <w:style w:type="character" w:customStyle="1" w:styleId="Heading5Char">
    <w:name w:val="Heading 5 Char"/>
    <w:aliases w:val="Table and Figure Heading Char"/>
    <w:basedOn w:val="DefaultParagraphFont"/>
    <w:link w:val="Heading5"/>
    <w:uiPriority w:val="9"/>
    <w:rsid w:val="003730CF"/>
    <w:rPr>
      <w:rFonts w:eastAsiaTheme="minorHAnsi" w:cstheme="minorBidi"/>
      <w:b/>
      <w:szCs w:val="18"/>
    </w:rPr>
  </w:style>
  <w:style w:type="character" w:customStyle="1" w:styleId="Heading6Char">
    <w:name w:val="Heading 6 Char"/>
    <w:basedOn w:val="DefaultParagraphFont"/>
    <w:link w:val="Heading6"/>
    <w:uiPriority w:val="9"/>
    <w:rsid w:val="003730CF"/>
    <w:rPr>
      <w:rFonts w:eastAsiaTheme="minorHAnsi" w:cstheme="minorBidi"/>
      <w:i/>
      <w:color w:val="6E6E6E"/>
      <w:szCs w:val="18"/>
    </w:rPr>
  </w:style>
  <w:style w:type="paragraph" w:styleId="TOCHeading">
    <w:name w:val="TOC Heading"/>
    <w:aliases w:val="Figure Heading"/>
    <w:basedOn w:val="Heading1"/>
    <w:next w:val="Normal"/>
    <w:uiPriority w:val="39"/>
    <w:unhideWhenUsed/>
    <w:qFormat/>
    <w:rsid w:val="003730CF"/>
    <w:pPr>
      <w:keepLines/>
      <w:suppressLineNumbers/>
      <w:spacing w:before="480" w:line="276" w:lineRule="auto"/>
      <w:ind w:left="0" w:firstLine="0"/>
      <w:outlineLvl w:val="9"/>
    </w:pPr>
    <w:rPr>
      <w:rFonts w:asciiTheme="majorHAnsi" w:eastAsiaTheme="majorEastAsia" w:hAnsiTheme="majorHAnsi" w:cstheme="majorBidi"/>
      <w:bCs/>
      <w:color w:val="A5A5A5" w:themeColor="accent1" w:themeShade="BF"/>
      <w:sz w:val="28"/>
      <w:szCs w:val="28"/>
      <w:lang w:eastAsia="ja-JP"/>
    </w:rPr>
  </w:style>
  <w:style w:type="paragraph" w:styleId="Caption">
    <w:name w:val="caption"/>
    <w:basedOn w:val="Normal"/>
    <w:next w:val="Normal"/>
    <w:uiPriority w:val="35"/>
    <w:unhideWhenUsed/>
    <w:qFormat/>
    <w:rsid w:val="003730CF"/>
    <w:pPr>
      <w:spacing w:after="200" w:line="240" w:lineRule="auto"/>
      <w:ind w:firstLine="0"/>
    </w:pPr>
    <w:rPr>
      <w:b/>
      <w:bCs/>
    </w:rPr>
  </w:style>
  <w:style w:type="character" w:styleId="Hyperlink">
    <w:name w:val="Hyperlink"/>
    <w:basedOn w:val="DefaultParagraphFont"/>
    <w:uiPriority w:val="99"/>
    <w:unhideWhenUsed/>
    <w:rsid w:val="003730CF"/>
    <w:rPr>
      <w:color w:val="5F5F5F" w:themeColor="hyperlink"/>
      <w:u w:val="single"/>
    </w:rPr>
  </w:style>
  <w:style w:type="paragraph" w:customStyle="1" w:styleId="Table">
    <w:name w:val="Table"/>
    <w:basedOn w:val="Normal"/>
    <w:link w:val="TableChar"/>
    <w:qFormat/>
    <w:rsid w:val="003730CF"/>
    <w:pPr>
      <w:spacing w:line="240" w:lineRule="auto"/>
      <w:ind w:firstLine="0"/>
    </w:pPr>
    <w:rPr>
      <w:sz w:val="16"/>
      <w:szCs w:val="20"/>
    </w:rPr>
  </w:style>
  <w:style w:type="character" w:customStyle="1" w:styleId="TableChar">
    <w:name w:val="Table Char"/>
    <w:basedOn w:val="DefaultParagraphFont"/>
    <w:link w:val="Table"/>
    <w:rsid w:val="003730CF"/>
    <w:rPr>
      <w:rFonts w:eastAsiaTheme="minorHAnsi"/>
      <w:sz w:val="16"/>
      <w:szCs w:val="20"/>
    </w:rPr>
  </w:style>
  <w:style w:type="character" w:customStyle="1" w:styleId="TitleChar">
    <w:name w:val="Title Char"/>
    <w:basedOn w:val="DefaultParagraphFont"/>
    <w:link w:val="Title"/>
    <w:uiPriority w:val="10"/>
    <w:rsid w:val="003730CF"/>
    <w:rPr>
      <w:rFonts w:eastAsiaTheme="minorHAnsi" w:cstheme="minorBidi"/>
      <w:b/>
      <w:color w:val="000000"/>
      <w:sz w:val="32"/>
      <w:szCs w:val="32"/>
    </w:rPr>
  </w:style>
  <w:style w:type="character" w:styleId="Strong">
    <w:name w:val="Strong"/>
    <w:basedOn w:val="DefaultParagraphFont"/>
    <w:uiPriority w:val="22"/>
    <w:qFormat/>
    <w:rsid w:val="003730CF"/>
    <w:rPr>
      <w:b/>
      <w:bCs/>
    </w:rPr>
  </w:style>
  <w:style w:type="character" w:styleId="Emphasis">
    <w:name w:val="Emphasis"/>
    <w:basedOn w:val="DefaultParagraphFont"/>
    <w:uiPriority w:val="20"/>
    <w:qFormat/>
    <w:rsid w:val="003730CF"/>
    <w:rPr>
      <w:i/>
      <w:iCs/>
    </w:rPr>
  </w:style>
  <w:style w:type="character" w:styleId="SubtleEmphasis">
    <w:name w:val="Subtle Emphasis"/>
    <w:basedOn w:val="Heading2Char"/>
    <w:uiPriority w:val="19"/>
    <w:qFormat/>
    <w:rsid w:val="003730CF"/>
    <w:rPr>
      <w:rFonts w:asciiTheme="minorHAnsi" w:eastAsiaTheme="minorHAnsi" w:hAnsiTheme="minorHAnsi" w:cstheme="minorHAnsi"/>
      <w:i/>
      <w:sz w:val="22"/>
      <w:szCs w:val="24"/>
    </w:rPr>
  </w:style>
  <w:style w:type="paragraph" w:styleId="CommentSubject">
    <w:name w:val="annotation subject"/>
    <w:basedOn w:val="CommentText"/>
    <w:next w:val="CommentText"/>
    <w:link w:val="CommentSubjectChar"/>
    <w:uiPriority w:val="99"/>
    <w:semiHidden/>
    <w:unhideWhenUsed/>
    <w:rsid w:val="003730CF"/>
    <w:rPr>
      <w:b/>
      <w:bCs/>
    </w:rPr>
  </w:style>
  <w:style w:type="character" w:customStyle="1" w:styleId="CommentSubjectChar">
    <w:name w:val="Comment Subject Char"/>
    <w:basedOn w:val="CommentTextChar"/>
    <w:link w:val="CommentSubject"/>
    <w:uiPriority w:val="99"/>
    <w:semiHidden/>
    <w:rsid w:val="003730CF"/>
    <w:rPr>
      <w:rFonts w:eastAsiaTheme="minorHAnsi" w:cstheme="minorBidi"/>
      <w:b/>
      <w:bCs/>
      <w:sz w:val="20"/>
      <w:szCs w:val="20"/>
    </w:rPr>
  </w:style>
  <w:style w:type="paragraph" w:customStyle="1" w:styleId="Heading2-nonumbering">
    <w:name w:val="Heading 2 - no numbering"/>
    <w:basedOn w:val="Heading2"/>
    <w:next w:val="Normal"/>
    <w:qFormat/>
    <w:rsid w:val="003730CF"/>
    <w:pPr>
      <w:tabs>
        <w:tab w:val="left" w:leader="underscore" w:pos="0"/>
      </w:tabs>
      <w:spacing w:after="120" w:line="240" w:lineRule="auto"/>
      <w:ind w:left="0" w:firstLine="0"/>
    </w:pPr>
    <w:rPr>
      <w:b/>
      <w:i w:val="0"/>
    </w:rPr>
  </w:style>
  <w:style w:type="numbering" w:customStyle="1" w:styleId="Figure">
    <w:name w:val="Figure"/>
    <w:uiPriority w:val="99"/>
    <w:rsid w:val="003730CF"/>
    <w:pPr>
      <w:numPr>
        <w:numId w:val="10"/>
      </w:numPr>
    </w:pPr>
  </w:style>
  <w:style w:type="paragraph" w:styleId="Header">
    <w:name w:val="header"/>
    <w:basedOn w:val="Normal"/>
    <w:link w:val="HeaderChar"/>
    <w:uiPriority w:val="99"/>
    <w:unhideWhenUsed/>
    <w:rsid w:val="003730CF"/>
    <w:pPr>
      <w:tabs>
        <w:tab w:val="center" w:pos="4680"/>
        <w:tab w:val="right" w:pos="9360"/>
      </w:tabs>
      <w:spacing w:line="240" w:lineRule="auto"/>
    </w:pPr>
  </w:style>
  <w:style w:type="character" w:customStyle="1" w:styleId="HeaderChar">
    <w:name w:val="Header Char"/>
    <w:basedOn w:val="DefaultParagraphFont"/>
    <w:link w:val="Header"/>
    <w:uiPriority w:val="99"/>
    <w:rsid w:val="003730CF"/>
    <w:rPr>
      <w:rFonts w:eastAsiaTheme="minorHAnsi" w:cstheme="minorBidi"/>
      <w:szCs w:val="18"/>
    </w:rPr>
  </w:style>
  <w:style w:type="paragraph" w:styleId="Footer">
    <w:name w:val="footer"/>
    <w:basedOn w:val="Normal"/>
    <w:link w:val="FooterChar"/>
    <w:uiPriority w:val="99"/>
    <w:unhideWhenUsed/>
    <w:rsid w:val="003730CF"/>
    <w:pPr>
      <w:tabs>
        <w:tab w:val="center" w:pos="4680"/>
        <w:tab w:val="right" w:pos="9360"/>
      </w:tabs>
      <w:spacing w:line="240" w:lineRule="auto"/>
    </w:pPr>
  </w:style>
  <w:style w:type="character" w:customStyle="1" w:styleId="FooterChar">
    <w:name w:val="Footer Char"/>
    <w:basedOn w:val="DefaultParagraphFont"/>
    <w:link w:val="Footer"/>
    <w:uiPriority w:val="99"/>
    <w:rsid w:val="003730CF"/>
    <w:rPr>
      <w:rFonts w:eastAsiaTheme="minorHAnsi" w:cstheme="minorBidi"/>
      <w:szCs w:val="18"/>
    </w:rPr>
  </w:style>
  <w:style w:type="paragraph" w:styleId="Revision">
    <w:name w:val="Revision"/>
    <w:hidden/>
    <w:uiPriority w:val="99"/>
    <w:semiHidden/>
    <w:rsid w:val="003730CF"/>
    <w:pPr>
      <w:spacing w:line="240" w:lineRule="auto"/>
      <w:ind w:firstLine="0"/>
      <w:jc w:val="left"/>
    </w:pPr>
  </w:style>
  <w:style w:type="paragraph" w:customStyle="1" w:styleId="Heading2-NoNumbers">
    <w:name w:val="Heading 2 - No Numbers"/>
    <w:basedOn w:val="Heading2"/>
    <w:next w:val="Normal"/>
    <w:link w:val="Heading2-NoNumbersChar"/>
    <w:qFormat/>
    <w:rsid w:val="00EC0805"/>
    <w:pPr>
      <w:numPr>
        <w:ilvl w:val="0"/>
        <w:numId w:val="0"/>
      </w:numPr>
    </w:pPr>
    <w:rPr>
      <w:b/>
      <w:i w:val="0"/>
      <w:sz w:val="24"/>
    </w:rPr>
  </w:style>
  <w:style w:type="character" w:customStyle="1" w:styleId="Heading2-NoNumbersChar">
    <w:name w:val="Heading 2 - No Numbers Char"/>
    <w:basedOn w:val="Heading2Char"/>
    <w:link w:val="Heading2-NoNumbers"/>
    <w:rsid w:val="00EC0805"/>
    <w:rPr>
      <w:rFonts w:asciiTheme="minorHAnsi" w:eastAsiaTheme="minorHAnsi" w:hAnsiTheme="minorHAnsi" w:cstheme="minorHAnsi"/>
      <w:b/>
      <w:i w:val="0"/>
      <w:sz w:val="22"/>
      <w:szCs w:val="22"/>
    </w:rPr>
  </w:style>
  <w:style w:type="paragraph" w:styleId="EndnoteText">
    <w:name w:val="endnote text"/>
    <w:basedOn w:val="Normal"/>
    <w:link w:val="EndnoteTextChar"/>
    <w:uiPriority w:val="99"/>
    <w:semiHidden/>
    <w:unhideWhenUsed/>
    <w:rsid w:val="00775492"/>
    <w:pPr>
      <w:spacing w:line="240" w:lineRule="auto"/>
    </w:pPr>
    <w:rPr>
      <w:sz w:val="20"/>
      <w:szCs w:val="20"/>
    </w:rPr>
  </w:style>
  <w:style w:type="character" w:customStyle="1" w:styleId="EndnoteTextChar">
    <w:name w:val="Endnote Text Char"/>
    <w:basedOn w:val="DefaultParagraphFont"/>
    <w:link w:val="EndnoteText"/>
    <w:uiPriority w:val="99"/>
    <w:semiHidden/>
    <w:rsid w:val="00775492"/>
    <w:rPr>
      <w:rFonts w:eastAsiaTheme="minorHAnsi" w:cstheme="minorBidi"/>
      <w:sz w:val="20"/>
      <w:szCs w:val="20"/>
    </w:rPr>
  </w:style>
  <w:style w:type="character" w:styleId="EndnoteReference">
    <w:name w:val="endnote reference"/>
    <w:basedOn w:val="DefaultParagraphFont"/>
    <w:uiPriority w:val="99"/>
    <w:semiHidden/>
    <w:unhideWhenUsed/>
    <w:rsid w:val="00775492"/>
    <w:rPr>
      <w:vertAlign w:val="superscript"/>
    </w:rPr>
  </w:style>
  <w:style w:type="paragraph" w:customStyle="1" w:styleId="EndNoteBibliographyTitle">
    <w:name w:val="EndNote Bibliography Title"/>
    <w:basedOn w:val="Normal"/>
    <w:link w:val="EndNoteBibliographyTitleChar"/>
    <w:rsid w:val="00943DAF"/>
    <w:pPr>
      <w:jc w:val="center"/>
    </w:pPr>
    <w:rPr>
      <w:rFonts w:cs="Times New Roman"/>
      <w:noProof/>
    </w:rPr>
  </w:style>
  <w:style w:type="character" w:customStyle="1" w:styleId="EndNoteBibliographyTitleChar">
    <w:name w:val="EndNote Bibliography Title Char"/>
    <w:basedOn w:val="DefaultParagraphFont"/>
    <w:link w:val="EndNoteBibliographyTitle"/>
    <w:rsid w:val="00943DAF"/>
    <w:rPr>
      <w:rFonts w:eastAsiaTheme="minorHAnsi"/>
      <w:noProof/>
      <w:szCs w:val="18"/>
    </w:rPr>
  </w:style>
  <w:style w:type="paragraph" w:customStyle="1" w:styleId="EndNoteBibliography">
    <w:name w:val="EndNote Bibliography"/>
    <w:basedOn w:val="Normal"/>
    <w:link w:val="EndNoteBibliographyChar"/>
    <w:rsid w:val="00943DAF"/>
    <w:pPr>
      <w:spacing w:line="240" w:lineRule="auto"/>
    </w:pPr>
    <w:rPr>
      <w:rFonts w:cs="Times New Roman"/>
      <w:noProof/>
    </w:rPr>
  </w:style>
  <w:style w:type="character" w:customStyle="1" w:styleId="EndNoteBibliographyChar">
    <w:name w:val="EndNote Bibliography Char"/>
    <w:basedOn w:val="DefaultParagraphFont"/>
    <w:link w:val="EndNoteBibliography"/>
    <w:rsid w:val="00943DAF"/>
    <w:rPr>
      <w:rFonts w:eastAsiaTheme="minorHAnsi"/>
      <w:noProof/>
      <w:szCs w:val="18"/>
    </w:rPr>
  </w:style>
  <w:style w:type="character" w:styleId="PlaceholderText">
    <w:name w:val="Placeholder Text"/>
    <w:basedOn w:val="DefaultParagraphFont"/>
    <w:uiPriority w:val="99"/>
    <w:semiHidden/>
    <w:rsid w:val="00EF608F"/>
    <w:rPr>
      <w:color w:val="808080"/>
    </w:rPr>
  </w:style>
  <w:style w:type="character" w:customStyle="1" w:styleId="tgc">
    <w:name w:val="_tgc"/>
    <w:basedOn w:val="DefaultParagraphFont"/>
    <w:rsid w:val="003F10CB"/>
  </w:style>
  <w:style w:type="character" w:customStyle="1" w:styleId="ilfuvd">
    <w:name w:val="ilfuvd"/>
    <w:basedOn w:val="DefaultParagraphFont"/>
    <w:rsid w:val="00724044"/>
  </w:style>
  <w:style w:type="character" w:customStyle="1" w:styleId="st">
    <w:name w:val="st"/>
    <w:basedOn w:val="DefaultParagraphFont"/>
    <w:rsid w:val="00E92E39"/>
  </w:style>
  <w:style w:type="paragraph" w:customStyle="1" w:styleId="nova-e-listitem">
    <w:name w:val="nova-e-list__item"/>
    <w:basedOn w:val="Normal"/>
    <w:rsid w:val="00310D7C"/>
    <w:pPr>
      <w:spacing w:before="100" w:beforeAutospacing="1" w:after="100" w:afterAutospacing="1" w:line="240" w:lineRule="auto"/>
      <w:ind w:firstLine="0"/>
    </w:pPr>
    <w:rPr>
      <w:rFonts w:eastAsia="Times New Roman" w:cs="Times New Roman"/>
      <w:szCs w:val="24"/>
    </w:rPr>
  </w:style>
  <w:style w:type="character" w:customStyle="1" w:styleId="e24kjd">
    <w:name w:val="e24kjd"/>
    <w:basedOn w:val="DefaultParagraphFont"/>
    <w:rsid w:val="006F793D"/>
  </w:style>
  <w:style w:type="table" w:styleId="TableGrid">
    <w:name w:val="Table Grid"/>
    <w:basedOn w:val="TableNormal"/>
    <w:uiPriority w:val="39"/>
    <w:rsid w:val="0006470F"/>
    <w:pPr>
      <w:spacing w:line="240" w:lineRule="auto"/>
      <w:ind w:firstLine="0"/>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u">
    <w:name w:val="sku"/>
    <w:basedOn w:val="DefaultParagraphFont"/>
    <w:rsid w:val="0006470F"/>
  </w:style>
  <w:style w:type="character" w:customStyle="1" w:styleId="lrzxr">
    <w:name w:val="lrzxr"/>
    <w:basedOn w:val="DefaultParagraphFont"/>
    <w:rsid w:val="00064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634">
      <w:bodyDiv w:val="1"/>
      <w:marLeft w:val="0"/>
      <w:marRight w:val="0"/>
      <w:marTop w:val="0"/>
      <w:marBottom w:val="0"/>
      <w:divBdr>
        <w:top w:val="none" w:sz="0" w:space="0" w:color="auto"/>
        <w:left w:val="none" w:sz="0" w:space="0" w:color="auto"/>
        <w:bottom w:val="none" w:sz="0" w:space="0" w:color="auto"/>
        <w:right w:val="none" w:sz="0" w:space="0" w:color="auto"/>
      </w:divBdr>
    </w:div>
    <w:div w:id="10380943">
      <w:bodyDiv w:val="1"/>
      <w:marLeft w:val="0"/>
      <w:marRight w:val="0"/>
      <w:marTop w:val="0"/>
      <w:marBottom w:val="0"/>
      <w:divBdr>
        <w:top w:val="none" w:sz="0" w:space="0" w:color="auto"/>
        <w:left w:val="none" w:sz="0" w:space="0" w:color="auto"/>
        <w:bottom w:val="none" w:sz="0" w:space="0" w:color="auto"/>
        <w:right w:val="none" w:sz="0" w:space="0" w:color="auto"/>
      </w:divBdr>
      <w:divsChild>
        <w:div w:id="1820881374">
          <w:marLeft w:val="0"/>
          <w:marRight w:val="0"/>
          <w:marTop w:val="0"/>
          <w:marBottom w:val="0"/>
          <w:divBdr>
            <w:top w:val="none" w:sz="0" w:space="0" w:color="auto"/>
            <w:left w:val="none" w:sz="0" w:space="0" w:color="auto"/>
            <w:bottom w:val="none" w:sz="0" w:space="0" w:color="auto"/>
            <w:right w:val="none" w:sz="0" w:space="0" w:color="auto"/>
          </w:divBdr>
        </w:div>
        <w:div w:id="1550266401">
          <w:marLeft w:val="0"/>
          <w:marRight w:val="0"/>
          <w:marTop w:val="0"/>
          <w:marBottom w:val="0"/>
          <w:divBdr>
            <w:top w:val="none" w:sz="0" w:space="0" w:color="auto"/>
            <w:left w:val="none" w:sz="0" w:space="0" w:color="auto"/>
            <w:bottom w:val="none" w:sz="0" w:space="0" w:color="auto"/>
            <w:right w:val="none" w:sz="0" w:space="0" w:color="auto"/>
          </w:divBdr>
          <w:divsChild>
            <w:div w:id="1243640889">
              <w:marLeft w:val="0"/>
              <w:marRight w:val="0"/>
              <w:marTop w:val="0"/>
              <w:marBottom w:val="0"/>
              <w:divBdr>
                <w:top w:val="none" w:sz="0" w:space="0" w:color="auto"/>
                <w:left w:val="none" w:sz="0" w:space="0" w:color="auto"/>
                <w:bottom w:val="none" w:sz="0" w:space="0" w:color="auto"/>
                <w:right w:val="none" w:sz="0" w:space="0" w:color="auto"/>
              </w:divBdr>
              <w:divsChild>
                <w:div w:id="2040617182">
                  <w:marLeft w:val="0"/>
                  <w:marRight w:val="0"/>
                  <w:marTop w:val="0"/>
                  <w:marBottom w:val="0"/>
                  <w:divBdr>
                    <w:top w:val="none" w:sz="0" w:space="0" w:color="auto"/>
                    <w:left w:val="none" w:sz="0" w:space="0" w:color="auto"/>
                    <w:bottom w:val="none" w:sz="0" w:space="0" w:color="auto"/>
                    <w:right w:val="none" w:sz="0" w:space="0" w:color="auto"/>
                  </w:divBdr>
                </w:div>
                <w:div w:id="4492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0846">
      <w:bodyDiv w:val="1"/>
      <w:marLeft w:val="0"/>
      <w:marRight w:val="0"/>
      <w:marTop w:val="0"/>
      <w:marBottom w:val="0"/>
      <w:divBdr>
        <w:top w:val="none" w:sz="0" w:space="0" w:color="auto"/>
        <w:left w:val="none" w:sz="0" w:space="0" w:color="auto"/>
        <w:bottom w:val="none" w:sz="0" w:space="0" w:color="auto"/>
        <w:right w:val="none" w:sz="0" w:space="0" w:color="auto"/>
      </w:divBdr>
    </w:div>
    <w:div w:id="223834043">
      <w:bodyDiv w:val="1"/>
      <w:marLeft w:val="0"/>
      <w:marRight w:val="0"/>
      <w:marTop w:val="0"/>
      <w:marBottom w:val="0"/>
      <w:divBdr>
        <w:top w:val="none" w:sz="0" w:space="0" w:color="auto"/>
        <w:left w:val="none" w:sz="0" w:space="0" w:color="auto"/>
        <w:bottom w:val="none" w:sz="0" w:space="0" w:color="auto"/>
        <w:right w:val="none" w:sz="0" w:space="0" w:color="auto"/>
      </w:divBdr>
      <w:divsChild>
        <w:div w:id="2096784284">
          <w:marLeft w:val="0"/>
          <w:marRight w:val="0"/>
          <w:marTop w:val="0"/>
          <w:marBottom w:val="0"/>
          <w:divBdr>
            <w:top w:val="none" w:sz="0" w:space="0" w:color="auto"/>
            <w:left w:val="none" w:sz="0" w:space="0" w:color="auto"/>
            <w:bottom w:val="none" w:sz="0" w:space="0" w:color="auto"/>
            <w:right w:val="none" w:sz="0" w:space="0" w:color="auto"/>
          </w:divBdr>
        </w:div>
      </w:divsChild>
    </w:div>
    <w:div w:id="337578654">
      <w:bodyDiv w:val="1"/>
      <w:marLeft w:val="0"/>
      <w:marRight w:val="0"/>
      <w:marTop w:val="0"/>
      <w:marBottom w:val="0"/>
      <w:divBdr>
        <w:top w:val="none" w:sz="0" w:space="0" w:color="auto"/>
        <w:left w:val="none" w:sz="0" w:space="0" w:color="auto"/>
        <w:bottom w:val="none" w:sz="0" w:space="0" w:color="auto"/>
        <w:right w:val="none" w:sz="0" w:space="0" w:color="auto"/>
      </w:divBdr>
      <w:divsChild>
        <w:div w:id="841818047">
          <w:marLeft w:val="0"/>
          <w:marRight w:val="0"/>
          <w:marTop w:val="0"/>
          <w:marBottom w:val="0"/>
          <w:divBdr>
            <w:top w:val="none" w:sz="0" w:space="0" w:color="auto"/>
            <w:left w:val="none" w:sz="0" w:space="0" w:color="auto"/>
            <w:bottom w:val="none" w:sz="0" w:space="0" w:color="auto"/>
            <w:right w:val="none" w:sz="0" w:space="0" w:color="auto"/>
          </w:divBdr>
        </w:div>
        <w:div w:id="493110601">
          <w:marLeft w:val="0"/>
          <w:marRight w:val="0"/>
          <w:marTop w:val="0"/>
          <w:marBottom w:val="0"/>
          <w:divBdr>
            <w:top w:val="none" w:sz="0" w:space="0" w:color="auto"/>
            <w:left w:val="none" w:sz="0" w:space="0" w:color="auto"/>
            <w:bottom w:val="none" w:sz="0" w:space="0" w:color="auto"/>
            <w:right w:val="none" w:sz="0" w:space="0" w:color="auto"/>
          </w:divBdr>
          <w:divsChild>
            <w:div w:id="240413037">
              <w:marLeft w:val="0"/>
              <w:marRight w:val="0"/>
              <w:marTop w:val="0"/>
              <w:marBottom w:val="0"/>
              <w:divBdr>
                <w:top w:val="none" w:sz="0" w:space="0" w:color="auto"/>
                <w:left w:val="none" w:sz="0" w:space="0" w:color="auto"/>
                <w:bottom w:val="none" w:sz="0" w:space="0" w:color="auto"/>
                <w:right w:val="none" w:sz="0" w:space="0" w:color="auto"/>
              </w:divBdr>
              <w:divsChild>
                <w:div w:id="21269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6883">
      <w:bodyDiv w:val="1"/>
      <w:marLeft w:val="0"/>
      <w:marRight w:val="0"/>
      <w:marTop w:val="0"/>
      <w:marBottom w:val="0"/>
      <w:divBdr>
        <w:top w:val="none" w:sz="0" w:space="0" w:color="auto"/>
        <w:left w:val="none" w:sz="0" w:space="0" w:color="auto"/>
        <w:bottom w:val="none" w:sz="0" w:space="0" w:color="auto"/>
        <w:right w:val="none" w:sz="0" w:space="0" w:color="auto"/>
      </w:divBdr>
    </w:div>
    <w:div w:id="510219206">
      <w:bodyDiv w:val="1"/>
      <w:marLeft w:val="0"/>
      <w:marRight w:val="0"/>
      <w:marTop w:val="0"/>
      <w:marBottom w:val="0"/>
      <w:divBdr>
        <w:top w:val="none" w:sz="0" w:space="0" w:color="auto"/>
        <w:left w:val="none" w:sz="0" w:space="0" w:color="auto"/>
        <w:bottom w:val="none" w:sz="0" w:space="0" w:color="auto"/>
        <w:right w:val="none" w:sz="0" w:space="0" w:color="auto"/>
      </w:divBdr>
      <w:divsChild>
        <w:div w:id="2126076965">
          <w:marLeft w:val="0"/>
          <w:marRight w:val="0"/>
          <w:marTop w:val="0"/>
          <w:marBottom w:val="0"/>
          <w:divBdr>
            <w:top w:val="none" w:sz="0" w:space="0" w:color="auto"/>
            <w:left w:val="none" w:sz="0" w:space="0" w:color="auto"/>
            <w:bottom w:val="none" w:sz="0" w:space="0" w:color="auto"/>
            <w:right w:val="none" w:sz="0" w:space="0" w:color="auto"/>
          </w:divBdr>
          <w:divsChild>
            <w:div w:id="474495784">
              <w:marLeft w:val="0"/>
              <w:marRight w:val="0"/>
              <w:marTop w:val="0"/>
              <w:marBottom w:val="0"/>
              <w:divBdr>
                <w:top w:val="none" w:sz="0" w:space="0" w:color="auto"/>
                <w:left w:val="none" w:sz="0" w:space="0" w:color="auto"/>
                <w:bottom w:val="none" w:sz="0" w:space="0" w:color="auto"/>
                <w:right w:val="none" w:sz="0" w:space="0" w:color="auto"/>
              </w:divBdr>
              <w:divsChild>
                <w:div w:id="2138643732">
                  <w:marLeft w:val="0"/>
                  <w:marRight w:val="0"/>
                  <w:marTop w:val="0"/>
                  <w:marBottom w:val="0"/>
                  <w:divBdr>
                    <w:top w:val="none" w:sz="0" w:space="0" w:color="auto"/>
                    <w:left w:val="none" w:sz="0" w:space="0" w:color="auto"/>
                    <w:bottom w:val="none" w:sz="0" w:space="0" w:color="auto"/>
                    <w:right w:val="none" w:sz="0" w:space="0" w:color="auto"/>
                  </w:divBdr>
                  <w:divsChild>
                    <w:div w:id="1135879677">
                      <w:marLeft w:val="0"/>
                      <w:marRight w:val="0"/>
                      <w:marTop w:val="0"/>
                      <w:marBottom w:val="0"/>
                      <w:divBdr>
                        <w:top w:val="none" w:sz="0" w:space="0" w:color="auto"/>
                        <w:left w:val="none" w:sz="0" w:space="0" w:color="auto"/>
                        <w:bottom w:val="none" w:sz="0" w:space="0" w:color="auto"/>
                        <w:right w:val="none" w:sz="0" w:space="0" w:color="auto"/>
                      </w:divBdr>
                      <w:divsChild>
                        <w:div w:id="946347539">
                          <w:marLeft w:val="0"/>
                          <w:marRight w:val="0"/>
                          <w:marTop w:val="0"/>
                          <w:marBottom w:val="0"/>
                          <w:divBdr>
                            <w:top w:val="none" w:sz="0" w:space="0" w:color="auto"/>
                            <w:left w:val="none" w:sz="0" w:space="0" w:color="auto"/>
                            <w:bottom w:val="none" w:sz="0" w:space="0" w:color="auto"/>
                            <w:right w:val="none" w:sz="0" w:space="0" w:color="auto"/>
                          </w:divBdr>
                          <w:divsChild>
                            <w:div w:id="1710689112">
                              <w:marLeft w:val="0"/>
                              <w:marRight w:val="0"/>
                              <w:marTop w:val="0"/>
                              <w:marBottom w:val="0"/>
                              <w:divBdr>
                                <w:top w:val="none" w:sz="0" w:space="0" w:color="auto"/>
                                <w:left w:val="none" w:sz="0" w:space="0" w:color="auto"/>
                                <w:bottom w:val="none" w:sz="0" w:space="0" w:color="auto"/>
                                <w:right w:val="none" w:sz="0" w:space="0" w:color="auto"/>
                              </w:divBdr>
                              <w:divsChild>
                                <w:div w:id="141973119">
                                  <w:marLeft w:val="0"/>
                                  <w:marRight w:val="0"/>
                                  <w:marTop w:val="0"/>
                                  <w:marBottom w:val="0"/>
                                  <w:divBdr>
                                    <w:top w:val="none" w:sz="0" w:space="0" w:color="auto"/>
                                    <w:left w:val="none" w:sz="0" w:space="0" w:color="auto"/>
                                    <w:bottom w:val="none" w:sz="0" w:space="0" w:color="auto"/>
                                    <w:right w:val="none" w:sz="0" w:space="0" w:color="auto"/>
                                  </w:divBdr>
                                  <w:divsChild>
                                    <w:div w:id="14509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052122">
      <w:bodyDiv w:val="1"/>
      <w:marLeft w:val="0"/>
      <w:marRight w:val="0"/>
      <w:marTop w:val="0"/>
      <w:marBottom w:val="0"/>
      <w:divBdr>
        <w:top w:val="none" w:sz="0" w:space="0" w:color="auto"/>
        <w:left w:val="none" w:sz="0" w:space="0" w:color="auto"/>
        <w:bottom w:val="none" w:sz="0" w:space="0" w:color="auto"/>
        <w:right w:val="none" w:sz="0" w:space="0" w:color="auto"/>
      </w:divBdr>
    </w:div>
    <w:div w:id="601844019">
      <w:bodyDiv w:val="1"/>
      <w:marLeft w:val="0"/>
      <w:marRight w:val="0"/>
      <w:marTop w:val="0"/>
      <w:marBottom w:val="0"/>
      <w:divBdr>
        <w:top w:val="none" w:sz="0" w:space="0" w:color="auto"/>
        <w:left w:val="none" w:sz="0" w:space="0" w:color="auto"/>
        <w:bottom w:val="none" w:sz="0" w:space="0" w:color="auto"/>
        <w:right w:val="none" w:sz="0" w:space="0" w:color="auto"/>
      </w:divBdr>
      <w:divsChild>
        <w:div w:id="1005212071">
          <w:marLeft w:val="0"/>
          <w:marRight w:val="0"/>
          <w:marTop w:val="0"/>
          <w:marBottom w:val="0"/>
          <w:divBdr>
            <w:top w:val="none" w:sz="0" w:space="0" w:color="auto"/>
            <w:left w:val="none" w:sz="0" w:space="0" w:color="auto"/>
            <w:bottom w:val="none" w:sz="0" w:space="0" w:color="auto"/>
            <w:right w:val="none" w:sz="0" w:space="0" w:color="auto"/>
          </w:divBdr>
          <w:divsChild>
            <w:div w:id="1461073161">
              <w:marLeft w:val="0"/>
              <w:marRight w:val="0"/>
              <w:marTop w:val="0"/>
              <w:marBottom w:val="0"/>
              <w:divBdr>
                <w:top w:val="none" w:sz="0" w:space="0" w:color="auto"/>
                <w:left w:val="none" w:sz="0" w:space="0" w:color="auto"/>
                <w:bottom w:val="none" w:sz="0" w:space="0" w:color="auto"/>
                <w:right w:val="none" w:sz="0" w:space="0" w:color="auto"/>
              </w:divBdr>
              <w:divsChild>
                <w:div w:id="708453824">
                  <w:marLeft w:val="0"/>
                  <w:marRight w:val="0"/>
                  <w:marTop w:val="0"/>
                  <w:marBottom w:val="0"/>
                  <w:divBdr>
                    <w:top w:val="none" w:sz="0" w:space="0" w:color="auto"/>
                    <w:left w:val="none" w:sz="0" w:space="0" w:color="auto"/>
                    <w:bottom w:val="none" w:sz="0" w:space="0" w:color="auto"/>
                    <w:right w:val="none" w:sz="0" w:space="0" w:color="auto"/>
                  </w:divBdr>
                  <w:divsChild>
                    <w:div w:id="567233956">
                      <w:marLeft w:val="0"/>
                      <w:marRight w:val="0"/>
                      <w:marTop w:val="0"/>
                      <w:marBottom w:val="0"/>
                      <w:divBdr>
                        <w:top w:val="none" w:sz="0" w:space="0" w:color="auto"/>
                        <w:left w:val="none" w:sz="0" w:space="0" w:color="auto"/>
                        <w:bottom w:val="none" w:sz="0" w:space="0" w:color="auto"/>
                        <w:right w:val="none" w:sz="0" w:space="0" w:color="auto"/>
                      </w:divBdr>
                      <w:divsChild>
                        <w:div w:id="9648520">
                          <w:marLeft w:val="0"/>
                          <w:marRight w:val="0"/>
                          <w:marTop w:val="0"/>
                          <w:marBottom w:val="0"/>
                          <w:divBdr>
                            <w:top w:val="none" w:sz="0" w:space="0" w:color="auto"/>
                            <w:left w:val="none" w:sz="0" w:space="0" w:color="auto"/>
                            <w:bottom w:val="none" w:sz="0" w:space="0" w:color="auto"/>
                            <w:right w:val="none" w:sz="0" w:space="0" w:color="auto"/>
                          </w:divBdr>
                          <w:divsChild>
                            <w:div w:id="1725982861">
                              <w:marLeft w:val="0"/>
                              <w:marRight w:val="0"/>
                              <w:marTop w:val="0"/>
                              <w:marBottom w:val="0"/>
                              <w:divBdr>
                                <w:top w:val="none" w:sz="0" w:space="0" w:color="auto"/>
                                <w:left w:val="none" w:sz="0" w:space="0" w:color="auto"/>
                                <w:bottom w:val="none" w:sz="0" w:space="0" w:color="auto"/>
                                <w:right w:val="none" w:sz="0" w:space="0" w:color="auto"/>
                              </w:divBdr>
                              <w:divsChild>
                                <w:div w:id="550769071">
                                  <w:marLeft w:val="0"/>
                                  <w:marRight w:val="0"/>
                                  <w:marTop w:val="0"/>
                                  <w:marBottom w:val="0"/>
                                  <w:divBdr>
                                    <w:top w:val="none" w:sz="0" w:space="0" w:color="auto"/>
                                    <w:left w:val="none" w:sz="0" w:space="0" w:color="auto"/>
                                    <w:bottom w:val="none" w:sz="0" w:space="0" w:color="auto"/>
                                    <w:right w:val="none" w:sz="0" w:space="0" w:color="auto"/>
                                  </w:divBdr>
                                  <w:divsChild>
                                    <w:div w:id="21978743">
                                      <w:marLeft w:val="0"/>
                                      <w:marRight w:val="0"/>
                                      <w:marTop w:val="0"/>
                                      <w:marBottom w:val="0"/>
                                      <w:divBdr>
                                        <w:top w:val="none" w:sz="0" w:space="0" w:color="auto"/>
                                        <w:left w:val="none" w:sz="0" w:space="0" w:color="auto"/>
                                        <w:bottom w:val="none" w:sz="0" w:space="0" w:color="auto"/>
                                        <w:right w:val="none" w:sz="0" w:space="0" w:color="auto"/>
                                      </w:divBdr>
                                      <w:divsChild>
                                        <w:div w:id="1748845775">
                                          <w:marLeft w:val="0"/>
                                          <w:marRight w:val="0"/>
                                          <w:marTop w:val="0"/>
                                          <w:marBottom w:val="0"/>
                                          <w:divBdr>
                                            <w:top w:val="none" w:sz="0" w:space="0" w:color="auto"/>
                                            <w:left w:val="none" w:sz="0" w:space="0" w:color="auto"/>
                                            <w:bottom w:val="none" w:sz="0" w:space="0" w:color="auto"/>
                                            <w:right w:val="none" w:sz="0" w:space="0" w:color="auto"/>
                                          </w:divBdr>
                                        </w:div>
                                        <w:div w:id="13372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007488">
      <w:bodyDiv w:val="1"/>
      <w:marLeft w:val="0"/>
      <w:marRight w:val="0"/>
      <w:marTop w:val="0"/>
      <w:marBottom w:val="0"/>
      <w:divBdr>
        <w:top w:val="none" w:sz="0" w:space="0" w:color="auto"/>
        <w:left w:val="none" w:sz="0" w:space="0" w:color="auto"/>
        <w:bottom w:val="none" w:sz="0" w:space="0" w:color="auto"/>
        <w:right w:val="none" w:sz="0" w:space="0" w:color="auto"/>
      </w:divBdr>
    </w:div>
    <w:div w:id="862280872">
      <w:bodyDiv w:val="1"/>
      <w:marLeft w:val="0"/>
      <w:marRight w:val="0"/>
      <w:marTop w:val="0"/>
      <w:marBottom w:val="0"/>
      <w:divBdr>
        <w:top w:val="none" w:sz="0" w:space="0" w:color="auto"/>
        <w:left w:val="none" w:sz="0" w:space="0" w:color="auto"/>
        <w:bottom w:val="none" w:sz="0" w:space="0" w:color="auto"/>
        <w:right w:val="none" w:sz="0" w:space="0" w:color="auto"/>
      </w:divBdr>
      <w:divsChild>
        <w:div w:id="377435096">
          <w:marLeft w:val="0"/>
          <w:marRight w:val="0"/>
          <w:marTop w:val="0"/>
          <w:marBottom w:val="0"/>
          <w:divBdr>
            <w:top w:val="none" w:sz="0" w:space="0" w:color="auto"/>
            <w:left w:val="none" w:sz="0" w:space="0" w:color="auto"/>
            <w:bottom w:val="none" w:sz="0" w:space="0" w:color="auto"/>
            <w:right w:val="none" w:sz="0" w:space="0" w:color="auto"/>
          </w:divBdr>
          <w:divsChild>
            <w:div w:id="350300427">
              <w:marLeft w:val="0"/>
              <w:marRight w:val="0"/>
              <w:marTop w:val="0"/>
              <w:marBottom w:val="0"/>
              <w:divBdr>
                <w:top w:val="none" w:sz="0" w:space="0" w:color="auto"/>
                <w:left w:val="none" w:sz="0" w:space="0" w:color="auto"/>
                <w:bottom w:val="none" w:sz="0" w:space="0" w:color="auto"/>
                <w:right w:val="none" w:sz="0" w:space="0" w:color="auto"/>
              </w:divBdr>
              <w:divsChild>
                <w:div w:id="1321272237">
                  <w:marLeft w:val="0"/>
                  <w:marRight w:val="0"/>
                  <w:marTop w:val="0"/>
                  <w:marBottom w:val="0"/>
                  <w:divBdr>
                    <w:top w:val="none" w:sz="0" w:space="0" w:color="auto"/>
                    <w:left w:val="none" w:sz="0" w:space="0" w:color="auto"/>
                    <w:bottom w:val="none" w:sz="0" w:space="0" w:color="auto"/>
                    <w:right w:val="none" w:sz="0" w:space="0" w:color="auto"/>
                  </w:divBdr>
                  <w:divsChild>
                    <w:div w:id="1195801601">
                      <w:marLeft w:val="0"/>
                      <w:marRight w:val="0"/>
                      <w:marTop w:val="0"/>
                      <w:marBottom w:val="0"/>
                      <w:divBdr>
                        <w:top w:val="none" w:sz="0" w:space="0" w:color="auto"/>
                        <w:left w:val="none" w:sz="0" w:space="0" w:color="auto"/>
                        <w:bottom w:val="none" w:sz="0" w:space="0" w:color="auto"/>
                        <w:right w:val="none" w:sz="0" w:space="0" w:color="auto"/>
                      </w:divBdr>
                      <w:divsChild>
                        <w:div w:id="368531818">
                          <w:marLeft w:val="0"/>
                          <w:marRight w:val="0"/>
                          <w:marTop w:val="0"/>
                          <w:marBottom w:val="0"/>
                          <w:divBdr>
                            <w:top w:val="none" w:sz="0" w:space="0" w:color="auto"/>
                            <w:left w:val="none" w:sz="0" w:space="0" w:color="auto"/>
                            <w:bottom w:val="none" w:sz="0" w:space="0" w:color="auto"/>
                            <w:right w:val="none" w:sz="0" w:space="0" w:color="auto"/>
                          </w:divBdr>
                          <w:divsChild>
                            <w:div w:id="1134176443">
                              <w:marLeft w:val="0"/>
                              <w:marRight w:val="0"/>
                              <w:marTop w:val="0"/>
                              <w:marBottom w:val="0"/>
                              <w:divBdr>
                                <w:top w:val="none" w:sz="0" w:space="0" w:color="auto"/>
                                <w:left w:val="none" w:sz="0" w:space="0" w:color="auto"/>
                                <w:bottom w:val="none" w:sz="0" w:space="0" w:color="auto"/>
                                <w:right w:val="none" w:sz="0" w:space="0" w:color="auto"/>
                              </w:divBdr>
                              <w:divsChild>
                                <w:div w:id="1291131037">
                                  <w:marLeft w:val="0"/>
                                  <w:marRight w:val="0"/>
                                  <w:marTop w:val="0"/>
                                  <w:marBottom w:val="0"/>
                                  <w:divBdr>
                                    <w:top w:val="none" w:sz="0" w:space="0" w:color="auto"/>
                                    <w:left w:val="none" w:sz="0" w:space="0" w:color="auto"/>
                                    <w:bottom w:val="none" w:sz="0" w:space="0" w:color="auto"/>
                                    <w:right w:val="none" w:sz="0" w:space="0" w:color="auto"/>
                                  </w:divBdr>
                                  <w:divsChild>
                                    <w:div w:id="11318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639981">
          <w:marLeft w:val="0"/>
          <w:marRight w:val="0"/>
          <w:marTop w:val="0"/>
          <w:marBottom w:val="0"/>
          <w:divBdr>
            <w:top w:val="none" w:sz="0" w:space="0" w:color="auto"/>
            <w:left w:val="none" w:sz="0" w:space="0" w:color="auto"/>
            <w:bottom w:val="none" w:sz="0" w:space="0" w:color="auto"/>
            <w:right w:val="none" w:sz="0" w:space="0" w:color="auto"/>
          </w:divBdr>
          <w:divsChild>
            <w:div w:id="2248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4272">
      <w:bodyDiv w:val="1"/>
      <w:marLeft w:val="0"/>
      <w:marRight w:val="0"/>
      <w:marTop w:val="0"/>
      <w:marBottom w:val="0"/>
      <w:divBdr>
        <w:top w:val="none" w:sz="0" w:space="0" w:color="auto"/>
        <w:left w:val="none" w:sz="0" w:space="0" w:color="auto"/>
        <w:bottom w:val="none" w:sz="0" w:space="0" w:color="auto"/>
        <w:right w:val="none" w:sz="0" w:space="0" w:color="auto"/>
      </w:divBdr>
    </w:div>
    <w:div w:id="1132094386">
      <w:bodyDiv w:val="1"/>
      <w:marLeft w:val="0"/>
      <w:marRight w:val="0"/>
      <w:marTop w:val="0"/>
      <w:marBottom w:val="0"/>
      <w:divBdr>
        <w:top w:val="none" w:sz="0" w:space="0" w:color="auto"/>
        <w:left w:val="none" w:sz="0" w:space="0" w:color="auto"/>
        <w:bottom w:val="none" w:sz="0" w:space="0" w:color="auto"/>
        <w:right w:val="none" w:sz="0" w:space="0" w:color="auto"/>
      </w:divBdr>
    </w:div>
    <w:div w:id="1193567461">
      <w:bodyDiv w:val="1"/>
      <w:marLeft w:val="0"/>
      <w:marRight w:val="0"/>
      <w:marTop w:val="0"/>
      <w:marBottom w:val="0"/>
      <w:divBdr>
        <w:top w:val="none" w:sz="0" w:space="0" w:color="auto"/>
        <w:left w:val="none" w:sz="0" w:space="0" w:color="auto"/>
        <w:bottom w:val="none" w:sz="0" w:space="0" w:color="auto"/>
        <w:right w:val="none" w:sz="0" w:space="0" w:color="auto"/>
      </w:divBdr>
      <w:divsChild>
        <w:div w:id="603225272">
          <w:marLeft w:val="0"/>
          <w:marRight w:val="0"/>
          <w:marTop w:val="0"/>
          <w:marBottom w:val="0"/>
          <w:divBdr>
            <w:top w:val="none" w:sz="0" w:space="0" w:color="auto"/>
            <w:left w:val="none" w:sz="0" w:space="0" w:color="auto"/>
            <w:bottom w:val="none" w:sz="0" w:space="0" w:color="auto"/>
            <w:right w:val="none" w:sz="0" w:space="0" w:color="auto"/>
          </w:divBdr>
        </w:div>
        <w:div w:id="1005938790">
          <w:marLeft w:val="0"/>
          <w:marRight w:val="0"/>
          <w:marTop w:val="0"/>
          <w:marBottom w:val="0"/>
          <w:divBdr>
            <w:top w:val="none" w:sz="0" w:space="0" w:color="auto"/>
            <w:left w:val="none" w:sz="0" w:space="0" w:color="auto"/>
            <w:bottom w:val="none" w:sz="0" w:space="0" w:color="auto"/>
            <w:right w:val="none" w:sz="0" w:space="0" w:color="auto"/>
          </w:divBdr>
        </w:div>
      </w:divsChild>
    </w:div>
    <w:div w:id="1242637744">
      <w:bodyDiv w:val="1"/>
      <w:marLeft w:val="0"/>
      <w:marRight w:val="0"/>
      <w:marTop w:val="0"/>
      <w:marBottom w:val="0"/>
      <w:divBdr>
        <w:top w:val="none" w:sz="0" w:space="0" w:color="auto"/>
        <w:left w:val="none" w:sz="0" w:space="0" w:color="auto"/>
        <w:bottom w:val="none" w:sz="0" w:space="0" w:color="auto"/>
        <w:right w:val="none" w:sz="0" w:space="0" w:color="auto"/>
      </w:divBdr>
      <w:divsChild>
        <w:div w:id="609165858">
          <w:marLeft w:val="0"/>
          <w:marRight w:val="0"/>
          <w:marTop w:val="0"/>
          <w:marBottom w:val="0"/>
          <w:divBdr>
            <w:top w:val="none" w:sz="0" w:space="0" w:color="auto"/>
            <w:left w:val="none" w:sz="0" w:space="0" w:color="auto"/>
            <w:bottom w:val="none" w:sz="0" w:space="0" w:color="auto"/>
            <w:right w:val="none" w:sz="0" w:space="0" w:color="auto"/>
          </w:divBdr>
        </w:div>
        <w:div w:id="1459102838">
          <w:marLeft w:val="0"/>
          <w:marRight w:val="0"/>
          <w:marTop w:val="0"/>
          <w:marBottom w:val="0"/>
          <w:divBdr>
            <w:top w:val="none" w:sz="0" w:space="0" w:color="auto"/>
            <w:left w:val="none" w:sz="0" w:space="0" w:color="auto"/>
            <w:bottom w:val="none" w:sz="0" w:space="0" w:color="auto"/>
            <w:right w:val="none" w:sz="0" w:space="0" w:color="auto"/>
          </w:divBdr>
          <w:divsChild>
            <w:div w:id="1742946814">
              <w:marLeft w:val="0"/>
              <w:marRight w:val="0"/>
              <w:marTop w:val="0"/>
              <w:marBottom w:val="0"/>
              <w:divBdr>
                <w:top w:val="none" w:sz="0" w:space="0" w:color="auto"/>
                <w:left w:val="none" w:sz="0" w:space="0" w:color="auto"/>
                <w:bottom w:val="none" w:sz="0" w:space="0" w:color="auto"/>
                <w:right w:val="none" w:sz="0" w:space="0" w:color="auto"/>
              </w:divBdr>
              <w:divsChild>
                <w:div w:id="4463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42911">
      <w:bodyDiv w:val="1"/>
      <w:marLeft w:val="0"/>
      <w:marRight w:val="0"/>
      <w:marTop w:val="0"/>
      <w:marBottom w:val="0"/>
      <w:divBdr>
        <w:top w:val="none" w:sz="0" w:space="0" w:color="auto"/>
        <w:left w:val="none" w:sz="0" w:space="0" w:color="auto"/>
        <w:bottom w:val="none" w:sz="0" w:space="0" w:color="auto"/>
        <w:right w:val="none" w:sz="0" w:space="0" w:color="auto"/>
      </w:divBdr>
      <w:divsChild>
        <w:div w:id="218981358">
          <w:marLeft w:val="0"/>
          <w:marRight w:val="0"/>
          <w:marTop w:val="0"/>
          <w:marBottom w:val="0"/>
          <w:divBdr>
            <w:top w:val="none" w:sz="0" w:space="0" w:color="auto"/>
            <w:left w:val="none" w:sz="0" w:space="0" w:color="auto"/>
            <w:bottom w:val="none" w:sz="0" w:space="0" w:color="auto"/>
            <w:right w:val="none" w:sz="0" w:space="0" w:color="auto"/>
          </w:divBdr>
          <w:divsChild>
            <w:div w:id="2110077483">
              <w:marLeft w:val="0"/>
              <w:marRight w:val="0"/>
              <w:marTop w:val="0"/>
              <w:marBottom w:val="0"/>
              <w:divBdr>
                <w:top w:val="none" w:sz="0" w:space="0" w:color="auto"/>
                <w:left w:val="none" w:sz="0" w:space="0" w:color="auto"/>
                <w:bottom w:val="none" w:sz="0" w:space="0" w:color="auto"/>
                <w:right w:val="none" w:sz="0" w:space="0" w:color="auto"/>
              </w:divBdr>
              <w:divsChild>
                <w:div w:id="558634189">
                  <w:marLeft w:val="0"/>
                  <w:marRight w:val="0"/>
                  <w:marTop w:val="0"/>
                  <w:marBottom w:val="0"/>
                  <w:divBdr>
                    <w:top w:val="none" w:sz="0" w:space="0" w:color="auto"/>
                    <w:left w:val="none" w:sz="0" w:space="0" w:color="auto"/>
                    <w:bottom w:val="none" w:sz="0" w:space="0" w:color="auto"/>
                    <w:right w:val="none" w:sz="0" w:space="0" w:color="auto"/>
                  </w:divBdr>
                  <w:divsChild>
                    <w:div w:id="2043313989">
                      <w:marLeft w:val="0"/>
                      <w:marRight w:val="0"/>
                      <w:marTop w:val="0"/>
                      <w:marBottom w:val="0"/>
                      <w:divBdr>
                        <w:top w:val="none" w:sz="0" w:space="0" w:color="auto"/>
                        <w:left w:val="none" w:sz="0" w:space="0" w:color="auto"/>
                        <w:bottom w:val="none" w:sz="0" w:space="0" w:color="auto"/>
                        <w:right w:val="none" w:sz="0" w:space="0" w:color="auto"/>
                      </w:divBdr>
                      <w:divsChild>
                        <w:div w:id="445395004">
                          <w:marLeft w:val="0"/>
                          <w:marRight w:val="0"/>
                          <w:marTop w:val="0"/>
                          <w:marBottom w:val="0"/>
                          <w:divBdr>
                            <w:top w:val="none" w:sz="0" w:space="0" w:color="auto"/>
                            <w:left w:val="none" w:sz="0" w:space="0" w:color="auto"/>
                            <w:bottom w:val="none" w:sz="0" w:space="0" w:color="auto"/>
                            <w:right w:val="none" w:sz="0" w:space="0" w:color="auto"/>
                          </w:divBdr>
                          <w:divsChild>
                            <w:div w:id="1207060746">
                              <w:marLeft w:val="0"/>
                              <w:marRight w:val="0"/>
                              <w:marTop w:val="0"/>
                              <w:marBottom w:val="0"/>
                              <w:divBdr>
                                <w:top w:val="none" w:sz="0" w:space="0" w:color="auto"/>
                                <w:left w:val="none" w:sz="0" w:space="0" w:color="auto"/>
                                <w:bottom w:val="none" w:sz="0" w:space="0" w:color="auto"/>
                                <w:right w:val="none" w:sz="0" w:space="0" w:color="auto"/>
                              </w:divBdr>
                              <w:divsChild>
                                <w:div w:id="1163467563">
                                  <w:marLeft w:val="0"/>
                                  <w:marRight w:val="0"/>
                                  <w:marTop w:val="0"/>
                                  <w:marBottom w:val="0"/>
                                  <w:divBdr>
                                    <w:top w:val="none" w:sz="0" w:space="0" w:color="auto"/>
                                    <w:left w:val="none" w:sz="0" w:space="0" w:color="auto"/>
                                    <w:bottom w:val="none" w:sz="0" w:space="0" w:color="auto"/>
                                    <w:right w:val="none" w:sz="0" w:space="0" w:color="auto"/>
                                  </w:divBdr>
                                  <w:divsChild>
                                    <w:div w:id="8403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767118">
          <w:marLeft w:val="0"/>
          <w:marRight w:val="0"/>
          <w:marTop w:val="0"/>
          <w:marBottom w:val="0"/>
          <w:divBdr>
            <w:top w:val="none" w:sz="0" w:space="0" w:color="auto"/>
            <w:left w:val="none" w:sz="0" w:space="0" w:color="auto"/>
            <w:bottom w:val="none" w:sz="0" w:space="0" w:color="auto"/>
            <w:right w:val="none" w:sz="0" w:space="0" w:color="auto"/>
          </w:divBdr>
          <w:divsChild>
            <w:div w:id="13472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6544">
      <w:bodyDiv w:val="1"/>
      <w:marLeft w:val="0"/>
      <w:marRight w:val="0"/>
      <w:marTop w:val="0"/>
      <w:marBottom w:val="0"/>
      <w:divBdr>
        <w:top w:val="none" w:sz="0" w:space="0" w:color="auto"/>
        <w:left w:val="none" w:sz="0" w:space="0" w:color="auto"/>
        <w:bottom w:val="none" w:sz="0" w:space="0" w:color="auto"/>
        <w:right w:val="none" w:sz="0" w:space="0" w:color="auto"/>
      </w:divBdr>
      <w:divsChild>
        <w:div w:id="1236278567">
          <w:marLeft w:val="0"/>
          <w:marRight w:val="0"/>
          <w:marTop w:val="0"/>
          <w:marBottom w:val="0"/>
          <w:divBdr>
            <w:top w:val="none" w:sz="0" w:space="0" w:color="auto"/>
            <w:left w:val="none" w:sz="0" w:space="0" w:color="auto"/>
            <w:bottom w:val="none" w:sz="0" w:space="0" w:color="auto"/>
            <w:right w:val="none" w:sz="0" w:space="0" w:color="auto"/>
          </w:divBdr>
        </w:div>
        <w:div w:id="2095130806">
          <w:marLeft w:val="0"/>
          <w:marRight w:val="0"/>
          <w:marTop w:val="0"/>
          <w:marBottom w:val="0"/>
          <w:divBdr>
            <w:top w:val="none" w:sz="0" w:space="0" w:color="auto"/>
            <w:left w:val="none" w:sz="0" w:space="0" w:color="auto"/>
            <w:bottom w:val="none" w:sz="0" w:space="0" w:color="auto"/>
            <w:right w:val="none" w:sz="0" w:space="0" w:color="auto"/>
          </w:divBdr>
        </w:div>
      </w:divsChild>
    </w:div>
    <w:div w:id="1376350488">
      <w:bodyDiv w:val="1"/>
      <w:marLeft w:val="0"/>
      <w:marRight w:val="0"/>
      <w:marTop w:val="0"/>
      <w:marBottom w:val="0"/>
      <w:divBdr>
        <w:top w:val="none" w:sz="0" w:space="0" w:color="auto"/>
        <w:left w:val="none" w:sz="0" w:space="0" w:color="auto"/>
        <w:bottom w:val="none" w:sz="0" w:space="0" w:color="auto"/>
        <w:right w:val="none" w:sz="0" w:space="0" w:color="auto"/>
      </w:divBdr>
    </w:div>
    <w:div w:id="1447969311">
      <w:bodyDiv w:val="1"/>
      <w:marLeft w:val="0"/>
      <w:marRight w:val="0"/>
      <w:marTop w:val="0"/>
      <w:marBottom w:val="0"/>
      <w:divBdr>
        <w:top w:val="none" w:sz="0" w:space="0" w:color="auto"/>
        <w:left w:val="none" w:sz="0" w:space="0" w:color="auto"/>
        <w:bottom w:val="none" w:sz="0" w:space="0" w:color="auto"/>
        <w:right w:val="none" w:sz="0" w:space="0" w:color="auto"/>
      </w:divBdr>
    </w:div>
    <w:div w:id="1600945673">
      <w:bodyDiv w:val="1"/>
      <w:marLeft w:val="0"/>
      <w:marRight w:val="0"/>
      <w:marTop w:val="0"/>
      <w:marBottom w:val="0"/>
      <w:divBdr>
        <w:top w:val="none" w:sz="0" w:space="0" w:color="auto"/>
        <w:left w:val="none" w:sz="0" w:space="0" w:color="auto"/>
        <w:bottom w:val="none" w:sz="0" w:space="0" w:color="auto"/>
        <w:right w:val="none" w:sz="0" w:space="0" w:color="auto"/>
      </w:divBdr>
    </w:div>
    <w:div w:id="1680505542">
      <w:bodyDiv w:val="1"/>
      <w:marLeft w:val="0"/>
      <w:marRight w:val="0"/>
      <w:marTop w:val="0"/>
      <w:marBottom w:val="0"/>
      <w:divBdr>
        <w:top w:val="none" w:sz="0" w:space="0" w:color="auto"/>
        <w:left w:val="none" w:sz="0" w:space="0" w:color="auto"/>
        <w:bottom w:val="none" w:sz="0" w:space="0" w:color="auto"/>
        <w:right w:val="none" w:sz="0" w:space="0" w:color="auto"/>
      </w:divBdr>
    </w:div>
    <w:div w:id="1700622219">
      <w:bodyDiv w:val="1"/>
      <w:marLeft w:val="0"/>
      <w:marRight w:val="0"/>
      <w:marTop w:val="0"/>
      <w:marBottom w:val="0"/>
      <w:divBdr>
        <w:top w:val="none" w:sz="0" w:space="0" w:color="auto"/>
        <w:left w:val="none" w:sz="0" w:space="0" w:color="auto"/>
        <w:bottom w:val="none" w:sz="0" w:space="0" w:color="auto"/>
        <w:right w:val="none" w:sz="0" w:space="0" w:color="auto"/>
      </w:divBdr>
      <w:divsChild>
        <w:div w:id="37975538">
          <w:marLeft w:val="0"/>
          <w:marRight w:val="0"/>
          <w:marTop w:val="0"/>
          <w:marBottom w:val="0"/>
          <w:divBdr>
            <w:top w:val="none" w:sz="0" w:space="0" w:color="auto"/>
            <w:left w:val="none" w:sz="0" w:space="0" w:color="auto"/>
            <w:bottom w:val="none" w:sz="0" w:space="0" w:color="auto"/>
            <w:right w:val="none" w:sz="0" w:space="0" w:color="auto"/>
          </w:divBdr>
          <w:divsChild>
            <w:div w:id="108478595">
              <w:marLeft w:val="0"/>
              <w:marRight w:val="0"/>
              <w:marTop w:val="0"/>
              <w:marBottom w:val="0"/>
              <w:divBdr>
                <w:top w:val="none" w:sz="0" w:space="0" w:color="auto"/>
                <w:left w:val="none" w:sz="0" w:space="0" w:color="auto"/>
                <w:bottom w:val="none" w:sz="0" w:space="0" w:color="auto"/>
                <w:right w:val="none" w:sz="0" w:space="0" w:color="auto"/>
              </w:divBdr>
              <w:divsChild>
                <w:div w:id="779296210">
                  <w:marLeft w:val="0"/>
                  <w:marRight w:val="0"/>
                  <w:marTop w:val="0"/>
                  <w:marBottom w:val="0"/>
                  <w:divBdr>
                    <w:top w:val="none" w:sz="0" w:space="0" w:color="auto"/>
                    <w:left w:val="none" w:sz="0" w:space="0" w:color="auto"/>
                    <w:bottom w:val="none" w:sz="0" w:space="0" w:color="auto"/>
                    <w:right w:val="none" w:sz="0" w:space="0" w:color="auto"/>
                  </w:divBdr>
                  <w:divsChild>
                    <w:div w:id="195122106">
                      <w:marLeft w:val="0"/>
                      <w:marRight w:val="0"/>
                      <w:marTop w:val="0"/>
                      <w:marBottom w:val="0"/>
                      <w:divBdr>
                        <w:top w:val="none" w:sz="0" w:space="0" w:color="auto"/>
                        <w:left w:val="none" w:sz="0" w:space="0" w:color="auto"/>
                        <w:bottom w:val="none" w:sz="0" w:space="0" w:color="auto"/>
                        <w:right w:val="none" w:sz="0" w:space="0" w:color="auto"/>
                      </w:divBdr>
                      <w:divsChild>
                        <w:div w:id="457723823">
                          <w:marLeft w:val="0"/>
                          <w:marRight w:val="0"/>
                          <w:marTop w:val="0"/>
                          <w:marBottom w:val="0"/>
                          <w:divBdr>
                            <w:top w:val="none" w:sz="0" w:space="0" w:color="auto"/>
                            <w:left w:val="none" w:sz="0" w:space="0" w:color="auto"/>
                            <w:bottom w:val="none" w:sz="0" w:space="0" w:color="auto"/>
                            <w:right w:val="none" w:sz="0" w:space="0" w:color="auto"/>
                          </w:divBdr>
                          <w:divsChild>
                            <w:div w:id="1772698772">
                              <w:marLeft w:val="0"/>
                              <w:marRight w:val="0"/>
                              <w:marTop w:val="0"/>
                              <w:marBottom w:val="0"/>
                              <w:divBdr>
                                <w:top w:val="none" w:sz="0" w:space="0" w:color="auto"/>
                                <w:left w:val="none" w:sz="0" w:space="0" w:color="auto"/>
                                <w:bottom w:val="none" w:sz="0" w:space="0" w:color="auto"/>
                                <w:right w:val="none" w:sz="0" w:space="0" w:color="auto"/>
                              </w:divBdr>
                              <w:divsChild>
                                <w:div w:id="1042637356">
                                  <w:marLeft w:val="0"/>
                                  <w:marRight w:val="0"/>
                                  <w:marTop w:val="0"/>
                                  <w:marBottom w:val="0"/>
                                  <w:divBdr>
                                    <w:top w:val="none" w:sz="0" w:space="0" w:color="auto"/>
                                    <w:left w:val="none" w:sz="0" w:space="0" w:color="auto"/>
                                    <w:bottom w:val="none" w:sz="0" w:space="0" w:color="auto"/>
                                    <w:right w:val="none" w:sz="0" w:space="0" w:color="auto"/>
                                  </w:divBdr>
                                  <w:divsChild>
                                    <w:div w:id="241763560">
                                      <w:marLeft w:val="0"/>
                                      <w:marRight w:val="0"/>
                                      <w:marTop w:val="0"/>
                                      <w:marBottom w:val="0"/>
                                      <w:divBdr>
                                        <w:top w:val="none" w:sz="0" w:space="0" w:color="auto"/>
                                        <w:left w:val="none" w:sz="0" w:space="0" w:color="auto"/>
                                        <w:bottom w:val="none" w:sz="0" w:space="0" w:color="auto"/>
                                        <w:right w:val="none" w:sz="0" w:space="0" w:color="auto"/>
                                      </w:divBdr>
                                      <w:divsChild>
                                        <w:div w:id="116215963">
                                          <w:marLeft w:val="0"/>
                                          <w:marRight w:val="0"/>
                                          <w:marTop w:val="0"/>
                                          <w:marBottom w:val="0"/>
                                          <w:divBdr>
                                            <w:top w:val="none" w:sz="0" w:space="0" w:color="auto"/>
                                            <w:left w:val="none" w:sz="0" w:space="0" w:color="auto"/>
                                            <w:bottom w:val="none" w:sz="0" w:space="0" w:color="auto"/>
                                            <w:right w:val="none" w:sz="0" w:space="0" w:color="auto"/>
                                          </w:divBdr>
                                        </w:div>
                                        <w:div w:id="21045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5.emf"/><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www.oxfordjournals.org/en/oxford-open/licences.html"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www.oxfordjournals.org/en/oxford-open/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4.bin"/><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emf"/><Relationship Id="rId22" Type="http://schemas.openxmlformats.org/officeDocument/2006/relationships/header" Target="header1.xml"/></Relationships>
</file>

<file path=word/theme/theme1.xml><?xml version="1.0" encoding="utf-8"?>
<a:theme xmlns:a="http://schemas.openxmlformats.org/drawingml/2006/main" name="Journal of Lipid">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Manuscrip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220E9-A34A-4C3A-8F6B-1E29BA5B9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17</Pages>
  <Words>8315</Words>
  <Characters>47397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OHSU</Company>
  <LinksUpToDate>false</LinksUpToDate>
  <CharactersWithSpaces>55601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Talbott</dc:creator>
  <cp:keywords/>
  <dc:description/>
  <cp:lastModifiedBy>Heather Talbott</cp:lastModifiedBy>
  <cp:revision>3</cp:revision>
  <cp:lastPrinted>2020-03-20T20:04:00Z</cp:lastPrinted>
  <dcterms:created xsi:type="dcterms:W3CDTF">2020-06-24T01:28:00Z</dcterms:created>
  <dcterms:modified xsi:type="dcterms:W3CDTF">2020-06-24T02:48:00Z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d72637d1-8ec3-3f13-acf5-8608a8e1d6b6</vt:lpwstr>
  </property>
  <property fmtid="{D5CDD505-2E9C-101B-9397-08002B2CF9AE}" pid="4" name="Mendeley Citation Style_1">
    <vt:lpwstr>http://www.zotero.org/styles/biology-of-reproduction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http://www.zotero.org/styles/journal-of-lipid-research</vt:lpwstr>
  </property>
  <property fmtid="{D5CDD505-2E9C-101B-9397-08002B2CF9AE}" pid="18" name="Mendeley Recent Style Name 6_1">
    <vt:lpwstr>Journal of Lipid Research</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http://www.zotero.org/styles/scientific-reports</vt:lpwstr>
  </property>
  <property fmtid="{D5CDD505-2E9C-101B-9397-08002B2CF9AE}" pid="22" name="Mendeley Recent Style Name 8_1">
    <vt:lpwstr>Scientific Reports</vt:lpwstr>
  </property>
  <property fmtid="{D5CDD505-2E9C-101B-9397-08002B2CF9AE}" pid="23" name="Mendeley Recent Style Id 9_1">
    <vt:lpwstr>http://csl.mendeley.com/styles/27218861/scireport2</vt:lpwstr>
  </property>
  <property fmtid="{D5CDD505-2E9C-101B-9397-08002B2CF9AE}" pid="24" name="Mendeley Recent Style Name 9_1">
    <vt:lpwstr>Scientific Reports - Heather Talbott, Ph.D.</vt:lpwstr>
  </property>
</Properties>
</file>